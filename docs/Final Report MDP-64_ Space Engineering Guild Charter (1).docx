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ylt2ixy3d91z" w:id="0"/>
      <w:bookmarkEnd w:id="0"/>
      <w:r w:rsidDel="00000000" w:rsidR="00000000" w:rsidRPr="00000000">
        <w:rPr>
          <w:sz w:val="44"/>
          <w:szCs w:val="44"/>
          <w:rtl w:val="0"/>
        </w:rPr>
        <w:t xml:space="preserve">Space Engineering Guild: Project Final Report</w:t>
      </w:r>
      <w:r w:rsidDel="00000000" w:rsidR="00000000" w:rsidRPr="00000000">
        <w:rPr>
          <w:b w:val="1"/>
          <w:bCs w:val="1"/>
          <w:rtl w:val="0"/>
        </w:rPr>
        <w:br w:type="textWrapping"/>
        <w:t xml:space="preserve">(</w:t>
      </w:r>
      <w:hyperlink r:id="rId7">
        <w:r w:rsidDel="00000000" w:rsidR="00000000" w:rsidRPr="00000000">
          <w:rPr>
            <w:b w:val="1"/>
            <w:bCs w:val="1"/>
            <w:color w:val="1155cc"/>
            <w:u w:val="single"/>
            <w:rtl w:val="0"/>
          </w:rPr>
          <w:t xml:space="preserve">SEG Proposal</w:t>
        </w:r>
      </w:hyperlink>
      <w:r w:rsidDel="00000000" w:rsidR="00000000" w:rsidRPr="00000000">
        <w:rPr>
          <w:b w:val="1"/>
          <w:bCs w:val="1"/>
          <w:rtl w:val="0"/>
        </w:rPr>
        <w:t xml:space="preserve"> with OKRs</w:t>
      </w:r>
      <w:r w:rsidDel="00000000" w:rsidR="00000000" w:rsidRPr="00000000">
        <w:rPr>
          <w:b w:val="1"/>
          <w:bCs w:val="1"/>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2"/>
        </w:numPr>
        <w:ind w:left="720" w:hanging="360"/>
        <w:rPr/>
      </w:pPr>
      <w:r w:rsidDel="00000000" w:rsidR="00000000" w:rsidRPr="00000000">
        <w:rPr>
          <w:b w:val="1"/>
          <w:bCs w:val="1"/>
          <w:rtl w:val="0"/>
        </w:rPr>
        <w:t xml:space="preserve">Objective 1</w:t>
      </w:r>
      <w:r w:rsidDel="00000000" w:rsidR="00000000" w:rsidRPr="00000000">
        <w:rPr>
          <w:rtl w:val="0"/>
        </w:rPr>
        <w:t xml:space="preserve">: </w:t>
      </w:r>
      <w:r w:rsidDel="00000000" w:rsidR="00000000" w:rsidRPr="00000000">
        <w:rPr>
          <w:color w:val="000000"/>
          <w:rtl w:val="0"/>
        </w:rPr>
        <w:t xml:space="preserve">Clarify the ultimate vision through a technical feasibility analysis to put together a technical roadmap towards achieving our ultimate goal. (Pablo, Ari, Rod, Sean Manuel)</w:t>
      </w:r>
      <w:r w:rsidDel="00000000" w:rsidR="00000000" w:rsidRPr="00000000">
        <w:rPr>
          <w:rtl w:val="0"/>
        </w:rPr>
      </w:r>
    </w:p>
    <w:p w:rsidR="00000000" w:rsidDel="00000000" w:rsidP="00000000" w:rsidRDefault="00000000" w:rsidRPr="00000000" w14:paraId="00000004">
      <w:pPr>
        <w:numPr>
          <w:ilvl w:val="1"/>
          <w:numId w:val="12"/>
        </w:numPr>
        <w:ind w:left="1440" w:hanging="360"/>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Outline requirements and specifications on our Ultimate Goal of putting a self-sustaining, self-governing settlement on the Moon. </w:t>
      </w:r>
      <w:r w:rsidDel="00000000" w:rsidR="00000000" w:rsidRPr="00000000">
        <w:rPr>
          <w:rtl w:val="0"/>
        </w:rPr>
      </w:r>
    </w:p>
    <w:p w:rsidR="00000000" w:rsidDel="00000000" w:rsidP="00000000" w:rsidRDefault="00000000" w:rsidRPr="00000000" w14:paraId="00000005">
      <w:pPr>
        <w:numPr>
          <w:ilvl w:val="2"/>
          <w:numId w:val="12"/>
        </w:numPr>
        <w:ind w:left="2160" w:hanging="360"/>
        <w:rPr/>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(Pablo Lead), Ari, Rod, Sean, Manuel</w:t>
      </w:r>
      <w:ins w:author="Justin Park" w:id="0" w:date="2023-04-13T15:37:36Z">
        <w:r w:rsidDel="00000000" w:rsidR="00000000" w:rsidRPr="00000000">
          <w:rPr>
            <w:rtl w:val="0"/>
          </w:rPr>
          <w:t xml:space="preserve">, Justin</w:t>
        </w:r>
      </w:ins>
      <w:r w:rsidDel="00000000" w:rsidR="00000000" w:rsidRPr="00000000">
        <w:rPr>
          <w:rtl w:val="0"/>
        </w:rPr>
      </w:r>
    </w:p>
    <w:p w:rsidR="00000000" w:rsidDel="00000000" w:rsidP="00000000" w:rsidRDefault="00000000" w:rsidRPr="00000000" w14:paraId="00000006">
      <w:pPr>
        <w:numPr>
          <w:ilvl w:val="2"/>
          <w:numId w:val="12"/>
        </w:numPr>
        <w:ind w:left="2160" w:hanging="360"/>
        <w:rPr/>
      </w:pPr>
      <w:r w:rsidDel="00000000" w:rsidR="00000000" w:rsidRPr="00000000">
        <w:rPr>
          <w:b w:val="1"/>
          <w:bCs w:val="1"/>
          <w:highlight w:val="white"/>
          <w:rtl w:val="0"/>
        </w:rPr>
        <w:t xml:space="preserve">Results</w:t>
      </w:r>
      <w:r w:rsidDel="00000000" w:rsidR="00000000" w:rsidRPr="00000000">
        <w:rPr>
          <w:highlight w:val="white"/>
          <w:rtl w:val="0"/>
        </w:rPr>
        <w:t xml:space="preserve">:</w:t>
      </w:r>
      <w:r w:rsidDel="00000000" w:rsidR="00000000" w:rsidRPr="00000000">
        <w:rPr>
          <w:highlight w:val="white"/>
          <w:rtl w:val="0"/>
        </w:rPr>
        <w:t xml:space="preserve"> </w:t>
      </w:r>
      <w:hyperlink r:id="rId8">
        <w:r w:rsidDel="00000000" w:rsidR="00000000" w:rsidRPr="00000000">
          <w:rPr>
            <w:color w:val="0000ee"/>
            <w:highlight w:val="white"/>
            <w:u w:val="single"/>
            <w:rtl w:val="0"/>
          </w:rPr>
          <w:t xml:space="preserve">MoonDAO 2030 Vision</w:t>
        </w:r>
      </w:hyperlink>
      <w:hyperlink r:id="rId9">
        <w:r w:rsidDel="00000000" w:rsidR="00000000" w:rsidRPr="00000000">
          <w:rPr>
            <w:color w:val="0000ee"/>
            <w:highlight w:val="white"/>
            <w:u w:val="single"/>
            <w:rtl w:val="0"/>
          </w:rPr>
          <w:t xml:space="preserve">MoonDAO 2030 Vision Synthesis</w:t>
        </w:r>
      </w:hyperlink>
      <w:r w:rsidDel="00000000" w:rsidR="00000000" w:rsidRPr="00000000">
        <w:rPr>
          <w:rtl w:val="0"/>
        </w:rPr>
      </w:r>
    </w:p>
    <w:p w:rsidR="00000000" w:rsidDel="00000000" w:rsidP="00000000" w:rsidRDefault="00000000" w:rsidRPr="00000000" w14:paraId="00000007">
      <w:pPr>
        <w:numPr>
          <w:ilvl w:val="2"/>
          <w:numId w:val="12"/>
        </w:numPr>
        <w:ind w:left="2160" w:hanging="360"/>
        <w:rPr/>
      </w:pPr>
      <w:r w:rsidDel="00000000" w:rsidR="00000000" w:rsidRPr="00000000">
        <w:rPr>
          <w:b w:val="1"/>
          <w:bCs w:val="1"/>
          <w:highlight w:val="white"/>
          <w:rtl w:val="0"/>
        </w:rPr>
        <w:t xml:space="preserve">Score: </w:t>
      </w:r>
      <w:r w:rsidDel="00000000" w:rsidR="00000000" w:rsidRPr="00000000">
        <w:rPr>
          <w:b w:val="1"/>
          <w:bCs w:val="1"/>
          <w:highlight w:val="white"/>
          <w:rtl w:val="0"/>
        </w:rPr>
        <w:t xml:space="preserve">0.7</w:t>
      </w:r>
      <w:r w:rsidDel="00000000" w:rsidR="00000000" w:rsidRPr="00000000">
        <w:rPr>
          <w:rtl w:val="0"/>
        </w:rPr>
      </w:r>
    </w:p>
    <w:p w:rsidR="00000000" w:rsidDel="00000000" w:rsidP="00000000" w:rsidRDefault="00000000" w:rsidRPr="00000000" w14:paraId="00000008">
      <w:pPr>
        <w:numPr>
          <w:ilvl w:val="2"/>
          <w:numId w:val="12"/>
        </w:numPr>
        <w:ind w:left="2160" w:hanging="360"/>
        <w:rPr>
          <w:b w:val="1"/>
          <w:bCs w:val="1"/>
        </w:rPr>
      </w:pPr>
      <w:r w:rsidDel="00000000" w:rsidR="00000000" w:rsidRPr="00000000">
        <w:rPr>
          <w:b w:val="1"/>
          <w:bCs w:val="1"/>
          <w:highlight w:val="white"/>
          <w:rtl w:val="0"/>
        </w:rPr>
        <w:t xml:space="preserve">Learnings: </w:t>
      </w:r>
      <w:r w:rsidDel="00000000" w:rsidR="00000000" w:rsidRPr="00000000">
        <w:rPr>
          <w:highlight w:val="white"/>
          <w:rtl w:val="0"/>
        </w:rPr>
        <w:t xml:space="preserve">We did this in a bottom up way creating conversations and space for people to give their own idea of what MoonDAO’s mission means to them, and then synthesized the visions with GPT4 and human editing. It took longer to do it this way, in the future more structured conversation questions and opening it up to the rest of the DAO might have yielded more ideas to put everything together. Overall we were happy with the results and specification on the mission statement.</w:t>
      </w:r>
    </w:p>
    <w:p w:rsidR="00000000" w:rsidDel="00000000" w:rsidP="00000000" w:rsidRDefault="00000000" w:rsidRPr="00000000" w14:paraId="00000009">
      <w:pPr>
        <w:numPr>
          <w:ilvl w:val="2"/>
          <w:numId w:val="12"/>
        </w:numPr>
        <w:ind w:left="2160" w:hanging="360"/>
        <w:rPr>
          <w:b w:val="1"/>
          <w:bCs w:val="1"/>
        </w:rPr>
      </w:pPr>
      <w:r w:rsidDel="00000000" w:rsidR="00000000" w:rsidRPr="00000000">
        <w:rPr>
          <w:b w:val="1"/>
          <w:bCs w:val="1"/>
          <w:highlight w:val="white"/>
          <w:rtl w:val="0"/>
        </w:rPr>
        <w:t xml:space="preserve">Maintenance</w:t>
      </w:r>
      <w:r w:rsidDel="00000000" w:rsidR="00000000" w:rsidRPr="00000000">
        <w:rPr>
          <w:highlight w:val="white"/>
          <w:rtl w:val="0"/>
        </w:rPr>
        <w:t xml:space="preserve">: Updating the ultimate vision as we get closer to it and technology advances will be required every year or so.</w:t>
      </w:r>
    </w:p>
    <w:p w:rsidR="00000000" w:rsidDel="00000000" w:rsidP="00000000" w:rsidRDefault="00000000" w:rsidRPr="00000000" w14:paraId="0000000A">
      <w:pPr>
        <w:numPr>
          <w:ilvl w:val="1"/>
          <w:numId w:val="12"/>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Conduct a broad industry analysis of companies and nations with unique Space capabilities and offerings that would help us achieve our ultimate goal and form strategic partnerships with those groups. </w:t>
      </w:r>
      <w:r w:rsidDel="00000000" w:rsidR="00000000" w:rsidRPr="00000000">
        <w:rPr>
          <w:rtl w:val="0"/>
        </w:rPr>
      </w:r>
    </w:p>
    <w:p w:rsidR="00000000" w:rsidDel="00000000" w:rsidP="00000000" w:rsidRDefault="00000000" w:rsidRPr="00000000" w14:paraId="0000000B">
      <w:pPr>
        <w:numPr>
          <w:ilvl w:val="2"/>
          <w:numId w:val="12"/>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(Ari Lead), Ari, Rod, Sean, Manuel</w:t>
      </w:r>
      <w:r w:rsidDel="00000000" w:rsidR="00000000" w:rsidRPr="00000000">
        <w:rPr>
          <w:rtl w:val="0"/>
        </w:rPr>
      </w:r>
    </w:p>
    <w:p w:rsidR="00000000" w:rsidDel="00000000" w:rsidP="00000000" w:rsidRDefault="00000000" w:rsidRPr="00000000" w14:paraId="0000000C">
      <w:pPr>
        <w:numPr>
          <w:ilvl w:val="2"/>
          <w:numId w:val="12"/>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10">
        <w:r w:rsidDel="00000000" w:rsidR="00000000" w:rsidRPr="00000000">
          <w:rPr>
            <w:color w:val="0000ee"/>
            <w:highlight w:val="white"/>
            <w:u w:val="single"/>
            <w:rtl w:val="0"/>
          </w:rPr>
          <w:t xml:space="preserve">MoonDAO SEG: CRM &amp; BI</w:t>
        </w:r>
      </w:hyperlink>
      <w:hyperlink r:id="rId11">
        <w:r w:rsidDel="00000000" w:rsidR="00000000" w:rsidRPr="00000000">
          <w:rPr>
            <w:color w:val="0000ee"/>
            <w:highlight w:val="white"/>
            <w:u w:val="single"/>
            <w:rtl w:val="0"/>
          </w:rPr>
          <w:t xml:space="preserve">MoonDAO SEG</w:t>
        </w:r>
      </w:hyperlink>
      <w:r w:rsidDel="00000000" w:rsidR="00000000" w:rsidRPr="00000000">
        <w:rPr>
          <w:highlight w:val="white"/>
          <w:rtl w:val="0"/>
        </w:rPr>
        <w:t xml:space="preserve"> </w:t>
      </w:r>
      <w:hyperlink r:id="rId12">
        <w:r w:rsidDel="00000000" w:rsidR="00000000" w:rsidRPr="00000000">
          <w:rPr>
            <w:color w:val="0000ee"/>
            <w:highlight w:val="white"/>
            <w:u w:val="single"/>
            <w:rtl w:val="0"/>
          </w:rPr>
          <w:t xml:space="preserve">Task 1.2 Executive Summary</w:t>
        </w:r>
      </w:hyperlink>
      <w:hyperlink r:id="rId13">
        <w:r w:rsidDel="00000000" w:rsidR="00000000" w:rsidRPr="00000000">
          <w:rPr>
            <w:color w:val="1155cc"/>
            <w:highlight w:val="white"/>
            <w:u w:val="single"/>
            <w:rtl w:val="0"/>
          </w:rPr>
          <w:t xml:space="preserve">Discord Forum</w:t>
        </w:r>
      </w:hyperlink>
      <w:r w:rsidDel="00000000" w:rsidR="00000000" w:rsidRPr="00000000">
        <w:rPr>
          <w:highlight w:val="white"/>
          <w:rtl w:val="0"/>
        </w:rPr>
        <w:t xml:space="preserve"> </w:t>
      </w:r>
      <w:hyperlink r:id="rId14">
        <w:r w:rsidDel="00000000" w:rsidR="00000000" w:rsidRPr="00000000">
          <w:rPr>
            <w:color w:val="0000ee"/>
            <w:highlight w:val="white"/>
            <w:u w:val="single"/>
            <w:rtl w:val="0"/>
          </w:rPr>
          <w:t xml:space="preserve">DeSpace Ecosystem</w:t>
        </w:r>
      </w:hyperlink>
      <w:hyperlink r:id="rId15">
        <w:r w:rsidDel="00000000" w:rsidR="00000000" w:rsidRPr="00000000">
          <w:rPr>
            <w:color w:val="0000ee"/>
            <w:highlight w:val="white"/>
            <w:u w:val="single"/>
            <w:rtl w:val="0"/>
          </w:rPr>
          <w:t xml:space="preserve">Space Agencies Worldwide</w:t>
        </w:r>
      </w:hyperlink>
      <w:hyperlink r:id="rId16">
        <w:r w:rsidDel="00000000" w:rsidR="00000000" w:rsidRPr="00000000">
          <w:rPr>
            <w:color w:val="0000ee"/>
            <w:highlight w:val="white"/>
            <w:u w:val="single"/>
            <w:rtl w:val="0"/>
          </w:rPr>
          <w:t xml:space="preserve">FI Spacetech Ecosystem</w:t>
        </w:r>
      </w:hyperlink>
      <w:hyperlink r:id="rId17">
        <w:r w:rsidDel="00000000" w:rsidR="00000000" w:rsidRPr="00000000">
          <w:rPr>
            <w:color w:val="0000ee"/>
            <w:highlight w:val="white"/>
            <w:u w:val="single"/>
            <w:rtl w:val="0"/>
          </w:rPr>
          <w:t xml:space="preserve">Outer Space Regime Analysis</w:t>
        </w:r>
      </w:hyperlink>
      <w:r w:rsidDel="00000000" w:rsidR="00000000" w:rsidRPr="00000000">
        <w:rPr>
          <w:rtl w:val="0"/>
        </w:rPr>
      </w:r>
    </w:p>
    <w:p w:rsidR="00000000" w:rsidDel="00000000" w:rsidP="00000000" w:rsidRDefault="00000000" w:rsidRPr="00000000" w14:paraId="0000000D">
      <w:pPr>
        <w:numPr>
          <w:ilvl w:val="2"/>
          <w:numId w:val="12"/>
        </w:numPr>
        <w:ind w:left="2160" w:hanging="360"/>
      </w:pPr>
      <w:r w:rsidDel="00000000" w:rsidR="00000000" w:rsidRPr="00000000">
        <w:rPr>
          <w:b w:val="1"/>
          <w:bCs w:val="1"/>
          <w:highlight w:val="white"/>
          <w:rtl w:val="0"/>
        </w:rPr>
        <w:t xml:space="preserve">Score: 0.8</w:t>
      </w:r>
      <w:r w:rsidDel="00000000" w:rsidR="00000000" w:rsidRPr="00000000">
        <w:rPr>
          <w:rtl w:val="0"/>
        </w:rPr>
      </w:r>
    </w:p>
    <w:p w:rsidR="00000000" w:rsidDel="00000000" w:rsidP="00000000" w:rsidRDefault="00000000" w:rsidRPr="00000000" w14:paraId="0000000E">
      <w:pPr>
        <w:numPr>
          <w:ilvl w:val="2"/>
          <w:numId w:val="12"/>
        </w:numPr>
        <w:ind w:left="2160" w:hanging="360"/>
        <w:rPr>
          <w:b w:val="1"/>
          <w:bCs w:val="1"/>
        </w:rPr>
      </w:pPr>
      <w:r w:rsidDel="00000000" w:rsidR="00000000" w:rsidRPr="00000000">
        <w:rPr>
          <w:b w:val="1"/>
          <w:bCs w:val="1"/>
          <w:highlight w:val="white"/>
          <w:rtl w:val="0"/>
        </w:rPr>
        <w:t xml:space="preserve">Learnings: </w:t>
      </w:r>
      <w:r w:rsidDel="00000000" w:rsidR="00000000" w:rsidRPr="00000000">
        <w:rPr>
          <w:highlight w:val="white"/>
          <w:rtl w:val="0"/>
        </w:rPr>
        <w:t xml:space="preserve">While there is a robust space industry, SpaceX and Blue Origin are the most aligned for our specific mission. </w:t>
      </w:r>
    </w:p>
    <w:p w:rsidR="00000000" w:rsidDel="00000000" w:rsidP="00000000" w:rsidRDefault="00000000" w:rsidRPr="00000000" w14:paraId="0000000F">
      <w:pPr>
        <w:numPr>
          <w:ilvl w:val="2"/>
          <w:numId w:val="12"/>
        </w:numPr>
        <w:ind w:left="2160" w:hanging="360"/>
        <w:rPr>
          <w:b w:val="1"/>
          <w:bCs w:val="1"/>
        </w:rPr>
      </w:pPr>
      <w:r w:rsidDel="00000000" w:rsidR="00000000" w:rsidRPr="00000000">
        <w:rPr>
          <w:b w:val="1"/>
          <w:bCs w:val="1"/>
          <w:highlight w:val="white"/>
          <w:rtl w:val="0"/>
        </w:rPr>
        <w:t xml:space="preserve">Maintenance</w:t>
      </w:r>
      <w:r w:rsidDel="00000000" w:rsidR="00000000" w:rsidRPr="00000000">
        <w:rPr>
          <w:highlight w:val="white"/>
          <w:rtl w:val="0"/>
        </w:rPr>
        <w:t xml:space="preserve">: More companies are being launched regularly </w:t>
      </w:r>
    </w:p>
    <w:p w:rsidR="00000000" w:rsidDel="00000000" w:rsidP="00000000" w:rsidRDefault="00000000" w:rsidRPr="00000000" w14:paraId="00000010">
      <w:pPr>
        <w:numPr>
          <w:ilvl w:val="1"/>
          <w:numId w:val="12"/>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Create a full technical roadmap that works back from the ultimate goal with step-by-step milestones (e.g. one year plan, five year plan, ten year plan). </w:t>
      </w:r>
      <w:r w:rsidDel="00000000" w:rsidR="00000000" w:rsidRPr="00000000">
        <w:rPr>
          <w:b w:val="1"/>
          <w:bCs w:val="1"/>
          <w:rtl w:val="0"/>
        </w:rPr>
        <w:t xml:space="preserve">(Pablo Lead)</w:t>
      </w:r>
      <w:r w:rsidDel="00000000" w:rsidR="00000000" w:rsidRPr="00000000">
        <w:rPr>
          <w:rtl w:val="0"/>
        </w:rPr>
      </w:r>
    </w:p>
    <w:p w:rsidR="00000000" w:rsidDel="00000000" w:rsidP="00000000" w:rsidRDefault="00000000" w:rsidRPr="00000000" w14:paraId="00000011">
      <w:pPr>
        <w:numPr>
          <w:ilvl w:val="2"/>
          <w:numId w:val="12"/>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Pablo</w:t>
      </w:r>
      <w:r w:rsidDel="00000000" w:rsidR="00000000" w:rsidRPr="00000000">
        <w:rPr>
          <w:rtl w:val="0"/>
        </w:rPr>
      </w:r>
    </w:p>
    <w:p w:rsidR="00000000" w:rsidDel="00000000" w:rsidP="00000000" w:rsidRDefault="00000000" w:rsidRPr="00000000" w14:paraId="00000012">
      <w:pPr>
        <w:numPr>
          <w:ilvl w:val="2"/>
          <w:numId w:val="12"/>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18">
        <w:r w:rsidDel="00000000" w:rsidR="00000000" w:rsidRPr="00000000">
          <w:rPr>
            <w:color w:val="0000ee"/>
            <w:highlight w:val="white"/>
            <w:u w:val="single"/>
            <w:rtl w:val="0"/>
          </w:rPr>
          <w:t xml:space="preserve">MoonDAO Roadmap 1.0</w:t>
        </w:r>
      </w:hyperlink>
      <w:r w:rsidDel="00000000" w:rsidR="00000000" w:rsidRPr="00000000">
        <w:rPr>
          <w:rtl w:val="0"/>
        </w:rPr>
      </w:r>
    </w:p>
    <w:p w:rsidR="00000000" w:rsidDel="00000000" w:rsidP="00000000" w:rsidRDefault="00000000" w:rsidRPr="00000000" w14:paraId="00000013">
      <w:pPr>
        <w:numPr>
          <w:ilvl w:val="2"/>
          <w:numId w:val="12"/>
        </w:numPr>
        <w:ind w:left="2160" w:hanging="360"/>
      </w:pPr>
      <w:r w:rsidDel="00000000" w:rsidR="00000000" w:rsidRPr="00000000">
        <w:rPr>
          <w:b w:val="1"/>
          <w:bCs w:val="1"/>
          <w:highlight w:val="white"/>
          <w:rtl w:val="0"/>
        </w:rPr>
        <w:t xml:space="preserve">Score: 0.7</w:t>
      </w:r>
      <w:r w:rsidDel="00000000" w:rsidR="00000000" w:rsidRPr="00000000">
        <w:rPr>
          <w:rtl w:val="0"/>
        </w:rPr>
      </w:r>
    </w:p>
    <w:p w:rsidR="00000000" w:rsidDel="00000000" w:rsidP="00000000" w:rsidRDefault="00000000" w:rsidRPr="00000000" w14:paraId="00000014">
      <w:pPr>
        <w:numPr>
          <w:ilvl w:val="2"/>
          <w:numId w:val="12"/>
        </w:numPr>
        <w:ind w:left="2160" w:hanging="360"/>
        <w:rPr>
          <w:b w:val="1"/>
          <w:bCs w:val="1"/>
        </w:rPr>
      </w:pPr>
      <w:r w:rsidDel="00000000" w:rsidR="00000000" w:rsidRPr="00000000">
        <w:rPr>
          <w:b w:val="1"/>
          <w:bCs w:val="1"/>
          <w:highlight w:val="white"/>
          <w:rtl w:val="0"/>
        </w:rPr>
        <w:t xml:space="preserve">Learnings: </w:t>
      </w:r>
      <w:r w:rsidDel="00000000" w:rsidR="00000000" w:rsidRPr="00000000">
        <w:rPr>
          <w:highlight w:val="white"/>
          <w:rtl w:val="0"/>
        </w:rPr>
        <w:t xml:space="preserve">The roadmap was generated based on the vision. There are a lot of things that need to be clarified about each sub-goal. Costs could vary widely and more precision is needed. However, this provides a framework of prioritization that we can focus our efforts on.</w:t>
      </w:r>
    </w:p>
    <w:p w:rsidR="00000000" w:rsidDel="00000000" w:rsidP="00000000" w:rsidRDefault="00000000" w:rsidRPr="00000000" w14:paraId="00000015">
      <w:pPr>
        <w:numPr>
          <w:ilvl w:val="2"/>
          <w:numId w:val="12"/>
        </w:numPr>
        <w:ind w:left="2160" w:hanging="360"/>
        <w:rPr>
          <w:b w:val="1"/>
          <w:bCs w:val="1"/>
        </w:rPr>
      </w:pPr>
      <w:r w:rsidDel="00000000" w:rsidR="00000000" w:rsidRPr="00000000">
        <w:rPr>
          <w:b w:val="1"/>
          <w:bCs w:val="1"/>
          <w:highlight w:val="white"/>
          <w:rtl w:val="0"/>
        </w:rPr>
        <w:t xml:space="preserve">Maintenance</w:t>
      </w:r>
      <w:r w:rsidDel="00000000" w:rsidR="00000000" w:rsidRPr="00000000">
        <w:rPr>
          <w:highlight w:val="white"/>
          <w:rtl w:val="0"/>
        </w:rPr>
        <w:t xml:space="preserve">: I’d like to present this to the Senate and potentially vote to adopt this version of the roadmap as our north-star for where we are heading as a DAO.</w:t>
      </w:r>
    </w:p>
    <w:p w:rsidR="00000000" w:rsidDel="00000000" w:rsidP="00000000" w:rsidRDefault="00000000" w:rsidRPr="00000000" w14:paraId="00000016">
      <w:pPr>
        <w:numPr>
          <w:ilvl w:val="1"/>
          <w:numId w:val="12"/>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Fonts w:ascii="Times New Roman" w:cs="Times New Roman" w:eastAsia="Times New Roman" w:hAnsi="Times New Roman"/>
          <w:rtl w:val="0"/>
        </w:rPr>
        <w:t xml:space="preserve">Bring in subject area experts to speak to the DAO</w:t>
      </w:r>
      <w:r w:rsidDel="00000000" w:rsidR="00000000" w:rsidRPr="00000000">
        <w:rPr>
          <w:rtl w:val="0"/>
        </w:rPr>
      </w:r>
    </w:p>
    <w:p w:rsidR="00000000" w:rsidDel="00000000" w:rsidP="00000000" w:rsidRDefault="00000000" w:rsidRPr="00000000" w14:paraId="00000017">
      <w:pPr>
        <w:numPr>
          <w:ilvl w:val="2"/>
          <w:numId w:val="12"/>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Rod</w:t>
      </w:r>
      <w:r w:rsidDel="00000000" w:rsidR="00000000" w:rsidRPr="00000000">
        <w:rPr>
          <w:rtl w:val="0"/>
        </w:rPr>
      </w:r>
    </w:p>
    <w:p w:rsidR="00000000" w:rsidDel="00000000" w:rsidP="00000000" w:rsidRDefault="00000000" w:rsidRPr="00000000" w14:paraId="00000018">
      <w:pPr>
        <w:numPr>
          <w:ilvl w:val="2"/>
          <w:numId w:val="12"/>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https://fb.watch/jIqwLUHwIA/</w:t>
        </w:r>
      </w:hyperlink>
      <w:r w:rsidDel="00000000" w:rsidR="00000000" w:rsidRPr="00000000">
        <w:rPr>
          <w:highlight w:val="white"/>
          <w:rtl w:val="0"/>
        </w:rPr>
        <w:t xml:space="preserve">, </w:t>
      </w:r>
      <w:hyperlink r:id="rId20">
        <w:r w:rsidDel="00000000" w:rsidR="00000000" w:rsidRPr="00000000">
          <w:rPr>
            <w:color w:val="1155cc"/>
            <w:highlight w:val="white"/>
            <w:u w:val="single"/>
            <w:rtl w:val="0"/>
          </w:rPr>
          <w:t xml:space="preserve">https://twitter.com/OfficialMoonDAO/status/1632773104132067328</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19">
      <w:pPr>
        <w:numPr>
          <w:ilvl w:val="2"/>
          <w:numId w:val="12"/>
        </w:numPr>
        <w:ind w:left="2160" w:hanging="360"/>
      </w:pPr>
      <w:r w:rsidDel="00000000" w:rsidR="00000000" w:rsidRPr="00000000">
        <w:rPr>
          <w:b w:val="1"/>
          <w:bCs w:val="1"/>
          <w:highlight w:val="white"/>
          <w:rtl w:val="0"/>
        </w:rPr>
        <w:t xml:space="preserve">Score: 0.9</w:t>
      </w:r>
      <w:r w:rsidDel="00000000" w:rsidR="00000000" w:rsidRPr="00000000">
        <w:rPr>
          <w:rtl w:val="0"/>
        </w:rPr>
      </w:r>
    </w:p>
    <w:p w:rsidR="00000000" w:rsidDel="00000000" w:rsidP="00000000" w:rsidRDefault="00000000" w:rsidRPr="00000000" w14:paraId="0000001A">
      <w:pPr>
        <w:numPr>
          <w:ilvl w:val="2"/>
          <w:numId w:val="12"/>
        </w:numPr>
        <w:ind w:left="2160" w:hanging="360"/>
        <w:rPr>
          <w:b w:val="1"/>
          <w:bCs w:val="1"/>
        </w:rPr>
      </w:pPr>
      <w:r w:rsidDel="00000000" w:rsidR="00000000" w:rsidRPr="00000000">
        <w:rPr>
          <w:b w:val="1"/>
          <w:bCs w:val="1"/>
          <w:highlight w:val="white"/>
          <w:rtl w:val="0"/>
        </w:rPr>
        <w:t xml:space="preserve">Learnings: </w:t>
      </w:r>
      <w:r w:rsidDel="00000000" w:rsidR="00000000" w:rsidRPr="00000000">
        <w:rPr>
          <w:highlight w:val="white"/>
          <w:rtl w:val="0"/>
        </w:rPr>
        <w:t xml:space="preserve">MoonDAO had a tight schedule, I had to arrange a call with Nadeem a month in advance, ideally we need a clear automated process to propose and schedule AMAs</w:t>
      </w:r>
    </w:p>
    <w:p w:rsidR="00000000" w:rsidDel="00000000" w:rsidP="00000000" w:rsidRDefault="00000000" w:rsidRPr="00000000" w14:paraId="0000001B">
      <w:pPr>
        <w:numPr>
          <w:ilvl w:val="2"/>
          <w:numId w:val="12"/>
        </w:numPr>
        <w:ind w:left="2160" w:hanging="360"/>
        <w:rPr>
          <w:b w:val="1"/>
          <w:bCs w:val="1"/>
        </w:rPr>
      </w:pPr>
      <w:r w:rsidDel="00000000" w:rsidR="00000000" w:rsidRPr="00000000">
        <w:rPr>
          <w:b w:val="1"/>
          <w:bCs w:val="1"/>
          <w:highlight w:val="white"/>
          <w:rtl w:val="0"/>
        </w:rPr>
        <w:t xml:space="preserve">Maintenance</w:t>
      </w:r>
      <w:r w:rsidDel="00000000" w:rsidR="00000000" w:rsidRPr="00000000">
        <w:rPr>
          <w:highlight w:val="white"/>
          <w:rtl w:val="0"/>
        </w:rPr>
        <w:t xml:space="preserve">:</w:t>
      </w:r>
      <w:r w:rsidDel="00000000" w:rsidR="00000000" w:rsidRPr="00000000">
        <w:rPr>
          <w:highlight w:val="white"/>
          <w:rtl w:val="0"/>
        </w:rPr>
        <w:t xml:space="preserve"> Ongoing task</w:t>
      </w:r>
    </w:p>
    <w:p w:rsidR="00000000" w:rsidDel="00000000" w:rsidP="00000000" w:rsidRDefault="00000000" w:rsidRPr="00000000" w14:paraId="0000001C">
      <w:pPr>
        <w:numPr>
          <w:ilvl w:val="1"/>
          <w:numId w:val="12"/>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Fonts w:ascii="Times New Roman" w:cs="Times New Roman" w:eastAsia="Times New Roman" w:hAnsi="Times New Roman"/>
          <w:rtl w:val="0"/>
        </w:rPr>
        <w:t xml:space="preserve">Help advise and review reports about technical feasibility in each of the three outlined areas. </w:t>
      </w:r>
      <w:r w:rsidDel="00000000" w:rsidR="00000000" w:rsidRPr="00000000">
        <w:rPr>
          <w:rFonts w:ascii="Times New Roman" w:cs="Times New Roman" w:eastAsia="Times New Roman" w:hAnsi="Times New Roman"/>
          <w:b w:val="1"/>
          <w:bCs w:val="1"/>
          <w:rtl w:val="0"/>
        </w:rPr>
        <w:t xml:space="preserve">(Rod Lead)</w:t>
      </w:r>
      <w:r w:rsidDel="00000000" w:rsidR="00000000" w:rsidRPr="00000000">
        <w:rPr>
          <w:rtl w:val="0"/>
        </w:rPr>
      </w:r>
    </w:p>
    <w:p w:rsidR="00000000" w:rsidDel="00000000" w:rsidP="00000000" w:rsidRDefault="00000000" w:rsidRPr="00000000" w14:paraId="0000001D">
      <w:pPr>
        <w:numPr>
          <w:ilvl w:val="2"/>
          <w:numId w:val="12"/>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Rod</w:t>
      </w:r>
      <w:r w:rsidDel="00000000" w:rsidR="00000000" w:rsidRPr="00000000">
        <w:rPr>
          <w:rtl w:val="0"/>
        </w:rPr>
      </w:r>
    </w:p>
    <w:p w:rsidR="00000000" w:rsidDel="00000000" w:rsidP="00000000" w:rsidRDefault="00000000" w:rsidRPr="00000000" w14:paraId="0000001E">
      <w:pPr>
        <w:numPr>
          <w:ilvl w:val="2"/>
          <w:numId w:val="12"/>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1">
        <w:r w:rsidDel="00000000" w:rsidR="00000000" w:rsidRPr="00000000">
          <w:rPr>
            <w:color w:val="0000ee"/>
            <w:highlight w:val="white"/>
            <w:u w:val="single"/>
            <w:rtl w:val="0"/>
          </w:rPr>
          <w:t xml:space="preserve">MoonDAO 2030 Vision</w:t>
        </w:r>
      </w:hyperlink>
      <w:r w:rsidDel="00000000" w:rsidR="00000000" w:rsidRPr="00000000">
        <w:rPr>
          <w:highlight w:val="white"/>
          <w:rtl w:val="0"/>
        </w:rPr>
        <w:t xml:space="preserve">, also I (Rod) made comments that IM-1 mission would be delayed, and lifeship could be delivered later but I can’t find it on new discord.</w:t>
      </w:r>
    </w:p>
    <w:p w:rsidR="00000000" w:rsidDel="00000000" w:rsidP="00000000" w:rsidRDefault="00000000" w:rsidRPr="00000000" w14:paraId="0000001F">
      <w:pPr>
        <w:numPr>
          <w:ilvl w:val="2"/>
          <w:numId w:val="12"/>
        </w:numPr>
        <w:ind w:left="2160" w:hanging="360"/>
      </w:pPr>
      <w:r w:rsidDel="00000000" w:rsidR="00000000" w:rsidRPr="00000000">
        <w:rPr>
          <w:b w:val="1"/>
          <w:bCs w:val="1"/>
          <w:highlight w:val="white"/>
          <w:rtl w:val="0"/>
        </w:rPr>
        <w:t xml:space="preserve">Score: 0.5</w:t>
      </w:r>
      <w:r w:rsidDel="00000000" w:rsidR="00000000" w:rsidRPr="00000000">
        <w:rPr>
          <w:rtl w:val="0"/>
        </w:rPr>
      </w:r>
    </w:p>
    <w:p w:rsidR="00000000" w:rsidDel="00000000" w:rsidP="00000000" w:rsidRDefault="00000000" w:rsidRPr="00000000" w14:paraId="00000020">
      <w:pPr>
        <w:numPr>
          <w:ilvl w:val="2"/>
          <w:numId w:val="12"/>
        </w:numPr>
        <w:ind w:left="2160" w:hanging="360"/>
        <w:rPr>
          <w:b w:val="1"/>
          <w:bCs w:val="1"/>
        </w:rPr>
      </w:pPr>
      <w:r w:rsidDel="00000000" w:rsidR="00000000" w:rsidRPr="00000000">
        <w:rPr>
          <w:b w:val="1"/>
          <w:bCs w:val="1"/>
          <w:highlight w:val="white"/>
          <w:rtl w:val="0"/>
        </w:rPr>
        <w:t xml:space="preserve">Learnings: </w:t>
      </w:r>
      <w:r w:rsidDel="00000000" w:rsidR="00000000" w:rsidRPr="00000000">
        <w:rPr>
          <w:highlight w:val="white"/>
          <w:rtl w:val="0"/>
        </w:rPr>
        <w:t xml:space="preserve">We had no real tasks, related to feasibility analysis, however we kickstared sat comms project</w:t>
      </w:r>
    </w:p>
    <w:p w:rsidR="00000000" w:rsidDel="00000000" w:rsidP="00000000" w:rsidRDefault="00000000" w:rsidRPr="00000000" w14:paraId="00000021">
      <w:pPr>
        <w:numPr>
          <w:ilvl w:val="2"/>
          <w:numId w:val="12"/>
        </w:numPr>
        <w:ind w:left="2160" w:hanging="360"/>
        <w:rPr>
          <w:b w:val="1"/>
          <w:bCs w:val="1"/>
        </w:rPr>
      </w:pPr>
      <w:r w:rsidDel="00000000" w:rsidR="00000000" w:rsidRPr="00000000">
        <w:rPr>
          <w:b w:val="1"/>
          <w:bCs w:val="1"/>
          <w:highlight w:val="white"/>
          <w:rtl w:val="0"/>
        </w:rPr>
        <w:t xml:space="preserve">Maintenance</w:t>
      </w:r>
      <w:r w:rsidDel="00000000" w:rsidR="00000000" w:rsidRPr="00000000">
        <w:rPr>
          <w:highlight w:val="white"/>
          <w:rtl w:val="0"/>
        </w:rPr>
        <w:t xml:space="preserve">:</w:t>
      </w:r>
      <w:r w:rsidDel="00000000" w:rsidR="00000000" w:rsidRPr="00000000">
        <w:rPr>
          <w:highlight w:val="white"/>
          <w:rtl w:val="0"/>
        </w:rPr>
        <w:t xml:space="preserve"> Ongoing</w:t>
      </w:r>
    </w:p>
    <w:p w:rsidR="00000000" w:rsidDel="00000000" w:rsidP="00000000" w:rsidRDefault="00000000" w:rsidRPr="00000000" w14:paraId="00000022">
      <w:pPr>
        <w:numPr>
          <w:ilvl w:val="0"/>
          <w:numId w:val="12"/>
        </w:numPr>
        <w:ind w:left="720" w:hanging="360"/>
        <w:rPr>
          <w:b w:val="1"/>
          <w:bCs w:val="1"/>
          <w:highlight w:val="white"/>
        </w:rPr>
      </w:pPr>
      <w:r w:rsidDel="00000000" w:rsidR="00000000" w:rsidRPr="00000000">
        <w:rPr>
          <w:b w:val="1"/>
          <w:bCs w:val="1"/>
          <w:highlight w:val="white"/>
          <w:rtl w:val="0"/>
        </w:rPr>
        <w:t xml:space="preserve">Objective 2:</w:t>
      </w:r>
      <w:r w:rsidDel="00000000" w:rsidR="00000000" w:rsidRPr="00000000">
        <w:rPr>
          <w:rtl w:val="0"/>
        </w:rPr>
        <w:t xml:space="preserve"> </w:t>
      </w:r>
      <w:r w:rsidDel="00000000" w:rsidR="00000000" w:rsidRPr="00000000">
        <w:rPr>
          <w:rtl w:val="0"/>
        </w:rPr>
        <w:t xml:space="preserve">Establish consistent Space Engineering Guild Internal Operations and toolsets/workflows for decentralized software and hardware coordination. (Pablo, Rod)</w:t>
      </w:r>
    </w:p>
    <w:p w:rsidR="00000000" w:rsidDel="00000000" w:rsidP="00000000" w:rsidRDefault="00000000" w:rsidRPr="00000000" w14:paraId="00000023">
      <w:pPr>
        <w:numPr>
          <w:ilvl w:val="0"/>
          <w:numId w:val="1"/>
        </w:numPr>
        <w:ind w:left="1440" w:hanging="360"/>
        <w:rPr>
          <w:u w:val="none"/>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2.1: Taking weekly guild notes, notification management (announcing when meetings are starting, collecting an agenda.</w:t>
      </w:r>
    </w:p>
    <w:p w:rsidR="00000000" w:rsidDel="00000000" w:rsidP="00000000" w:rsidRDefault="00000000" w:rsidRPr="00000000" w14:paraId="00000024">
      <w:pPr>
        <w:numPr>
          <w:ilvl w:val="1"/>
          <w:numId w:val="1"/>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Rod Lead), Pablo</w:t>
      </w:r>
      <w:r w:rsidDel="00000000" w:rsidR="00000000" w:rsidRPr="00000000">
        <w:rPr>
          <w:rtl w:val="0"/>
        </w:rPr>
      </w:r>
    </w:p>
    <w:p w:rsidR="00000000" w:rsidDel="00000000" w:rsidP="00000000" w:rsidRDefault="00000000" w:rsidRPr="00000000" w14:paraId="00000025">
      <w:pPr>
        <w:numPr>
          <w:ilvl w:val="1"/>
          <w:numId w:val="1"/>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2">
        <w:r w:rsidDel="00000000" w:rsidR="00000000" w:rsidRPr="00000000">
          <w:rPr>
            <w:color w:val="0000ee"/>
            <w:highlight w:val="white"/>
            <w:u w:val="single"/>
            <w:rtl w:val="0"/>
          </w:rPr>
          <w:t xml:space="preserve">MoonDAO SEG Meeting Agendas &amp; Reports</w:t>
        </w:r>
      </w:hyperlink>
      <w:r w:rsidDel="00000000" w:rsidR="00000000" w:rsidRPr="00000000">
        <w:rPr>
          <w:rtl w:val="0"/>
        </w:rPr>
      </w:r>
    </w:p>
    <w:p w:rsidR="00000000" w:rsidDel="00000000" w:rsidP="00000000" w:rsidRDefault="00000000" w:rsidRPr="00000000" w14:paraId="00000026">
      <w:pPr>
        <w:numPr>
          <w:ilvl w:val="1"/>
          <w:numId w:val="1"/>
        </w:numPr>
        <w:ind w:left="2160" w:hanging="360"/>
      </w:pPr>
      <w:r w:rsidDel="00000000" w:rsidR="00000000" w:rsidRPr="00000000">
        <w:rPr>
          <w:b w:val="1"/>
          <w:bCs w:val="1"/>
          <w:highlight w:val="white"/>
          <w:rtl w:val="0"/>
        </w:rPr>
        <w:t xml:space="preserve">Score: </w:t>
      </w:r>
      <w:r w:rsidDel="00000000" w:rsidR="00000000" w:rsidRPr="00000000">
        <w:rPr>
          <w:highlight w:val="white"/>
          <w:rtl w:val="0"/>
        </w:rPr>
        <w:t xml:space="preserve">0.8</w:t>
      </w:r>
    </w:p>
    <w:p w:rsidR="00000000" w:rsidDel="00000000" w:rsidP="00000000" w:rsidRDefault="00000000" w:rsidRPr="00000000" w14:paraId="00000027">
      <w:pPr>
        <w:numPr>
          <w:ilvl w:val="1"/>
          <w:numId w:val="1"/>
        </w:numPr>
        <w:ind w:left="2160" w:hanging="360"/>
        <w:rPr/>
      </w:pPr>
      <w:r w:rsidDel="00000000" w:rsidR="00000000" w:rsidRPr="00000000">
        <w:rPr>
          <w:b w:val="1"/>
          <w:bCs w:val="1"/>
          <w:highlight w:val="white"/>
          <w:rtl w:val="0"/>
        </w:rPr>
        <w:t xml:space="preserve">Learnings: </w:t>
      </w:r>
      <w:r w:rsidDel="00000000" w:rsidR="00000000" w:rsidRPr="00000000">
        <w:rPr>
          <w:highlight w:val="white"/>
          <w:rtl w:val="0"/>
        </w:rPr>
        <w:t xml:space="preserve">Taking notes and be active is quite complicated, so a dedicated person for taking notes is preferable </w:t>
      </w:r>
      <w:r w:rsidDel="00000000" w:rsidR="00000000" w:rsidRPr="00000000">
        <w:rPr>
          <w:rtl w:val="0"/>
        </w:rPr>
      </w:r>
    </w:p>
    <w:p w:rsidR="00000000" w:rsidDel="00000000" w:rsidP="00000000" w:rsidRDefault="00000000" w:rsidRPr="00000000" w14:paraId="00000028">
      <w:pPr>
        <w:numPr>
          <w:ilvl w:val="1"/>
          <w:numId w:val="1"/>
        </w:numPr>
        <w:ind w:left="2160" w:hanging="360"/>
        <w:rPr/>
      </w:pPr>
      <w:r w:rsidDel="00000000" w:rsidR="00000000" w:rsidRPr="00000000">
        <w:rPr>
          <w:b w:val="1"/>
          <w:bCs w:val="1"/>
          <w:highlight w:val="white"/>
          <w:rtl w:val="0"/>
        </w:rPr>
        <w:t xml:space="preserve">Maintenance: </w:t>
      </w:r>
      <w:r w:rsidDel="00000000" w:rsidR="00000000" w:rsidRPr="00000000">
        <w:rPr>
          <w:rtl w:val="0"/>
        </w:rPr>
        <w:t xml:space="preserve">None required.</w:t>
      </w:r>
      <w:r w:rsidDel="00000000" w:rsidR="00000000" w:rsidRPr="00000000">
        <w:rPr>
          <w:rtl w:val="0"/>
        </w:rPr>
      </w:r>
    </w:p>
    <w:p w:rsidR="00000000" w:rsidDel="00000000" w:rsidP="00000000" w:rsidRDefault="00000000" w:rsidRPr="00000000" w14:paraId="00000029">
      <w:pPr>
        <w:numPr>
          <w:ilvl w:val="0"/>
          <w:numId w:val="1"/>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2.2: Investigation of available tooling and options for distributed hardware workflows, and operational workflows (investigating, deciding, integrating in the MoonDAO workflow). </w:t>
      </w:r>
      <w:r w:rsidDel="00000000" w:rsidR="00000000" w:rsidRPr="00000000">
        <w:rPr>
          <w:b w:val="1"/>
          <w:bCs w:val="1"/>
          <w:rtl w:val="0"/>
        </w:rPr>
        <w:t xml:space="preserve">(Rod Lead)</w:t>
      </w:r>
      <w:r w:rsidDel="00000000" w:rsidR="00000000" w:rsidRPr="00000000">
        <w:rPr>
          <w:rtl w:val="0"/>
        </w:rPr>
      </w:r>
    </w:p>
    <w:p w:rsidR="00000000" w:rsidDel="00000000" w:rsidP="00000000" w:rsidRDefault="00000000" w:rsidRPr="00000000" w14:paraId="0000002A">
      <w:pPr>
        <w:numPr>
          <w:ilvl w:val="1"/>
          <w:numId w:val="1"/>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Rod Lead), Pablo</w:t>
      </w:r>
      <w:r w:rsidDel="00000000" w:rsidR="00000000" w:rsidRPr="00000000">
        <w:rPr>
          <w:rtl w:val="0"/>
        </w:rPr>
      </w:r>
    </w:p>
    <w:p w:rsidR="00000000" w:rsidDel="00000000" w:rsidP="00000000" w:rsidRDefault="00000000" w:rsidRPr="00000000" w14:paraId="0000002B">
      <w:pPr>
        <w:numPr>
          <w:ilvl w:val="1"/>
          <w:numId w:val="1"/>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manually pushing ESA proposal working group</w:t>
      </w:r>
    </w:p>
    <w:p w:rsidR="00000000" w:rsidDel="00000000" w:rsidP="00000000" w:rsidRDefault="00000000" w:rsidRPr="00000000" w14:paraId="0000002C">
      <w:pPr>
        <w:numPr>
          <w:ilvl w:val="1"/>
          <w:numId w:val="1"/>
        </w:numPr>
        <w:ind w:left="2160" w:hanging="360"/>
      </w:pPr>
      <w:r w:rsidDel="00000000" w:rsidR="00000000" w:rsidRPr="00000000">
        <w:rPr>
          <w:b w:val="1"/>
          <w:bCs w:val="1"/>
          <w:highlight w:val="white"/>
          <w:rtl w:val="0"/>
        </w:rPr>
        <w:t xml:space="preserve">Score: </w:t>
      </w:r>
      <w:r w:rsidDel="00000000" w:rsidR="00000000" w:rsidRPr="00000000">
        <w:rPr>
          <w:highlight w:val="white"/>
          <w:rtl w:val="0"/>
        </w:rPr>
        <w:t xml:space="preserve">0.2</w:t>
      </w:r>
    </w:p>
    <w:p w:rsidR="00000000" w:rsidDel="00000000" w:rsidP="00000000" w:rsidRDefault="00000000" w:rsidRPr="00000000" w14:paraId="0000002D">
      <w:pPr>
        <w:numPr>
          <w:ilvl w:val="1"/>
          <w:numId w:val="1"/>
        </w:numPr>
        <w:ind w:left="2160" w:hanging="360"/>
      </w:pPr>
      <w:r w:rsidDel="00000000" w:rsidR="00000000" w:rsidRPr="00000000">
        <w:rPr>
          <w:b w:val="1"/>
          <w:bCs w:val="1"/>
          <w:highlight w:val="white"/>
          <w:rtl w:val="0"/>
        </w:rPr>
        <w:t xml:space="preserve">Learnings: </w:t>
      </w:r>
      <w:r w:rsidDel="00000000" w:rsidR="00000000" w:rsidRPr="00000000">
        <w:rPr>
          <w:highlight w:val="white"/>
          <w:rtl w:val="0"/>
        </w:rPr>
        <w:t xml:space="preserve">As SEG was just established, all the processes has to be done manually on weekly calls</w:t>
      </w:r>
    </w:p>
    <w:p w:rsidR="00000000" w:rsidDel="00000000" w:rsidP="00000000" w:rsidRDefault="00000000" w:rsidRPr="00000000" w14:paraId="0000002E">
      <w:pPr>
        <w:numPr>
          <w:ilvl w:val="1"/>
          <w:numId w:val="1"/>
        </w:numPr>
        <w:ind w:left="2160" w:hanging="360"/>
      </w:pPr>
      <w:r w:rsidDel="00000000" w:rsidR="00000000" w:rsidRPr="00000000">
        <w:rPr>
          <w:b w:val="1"/>
          <w:bCs w:val="1"/>
          <w:highlight w:val="white"/>
          <w:rtl w:val="0"/>
        </w:rPr>
        <w:t xml:space="preserve">Maintenance: </w:t>
      </w:r>
      <w:r w:rsidDel="00000000" w:rsidR="00000000" w:rsidRPr="00000000">
        <w:rPr>
          <w:rtl w:val="0"/>
        </w:rPr>
        <w:t xml:space="preserve">Future project work.</w:t>
      </w:r>
      <w:r w:rsidDel="00000000" w:rsidR="00000000" w:rsidRPr="00000000">
        <w:rPr>
          <w:rtl w:val="0"/>
        </w:rPr>
      </w:r>
    </w:p>
    <w:p w:rsidR="00000000" w:rsidDel="00000000" w:rsidP="00000000" w:rsidRDefault="00000000" w:rsidRPr="00000000" w14:paraId="0000002F">
      <w:pPr>
        <w:numPr>
          <w:ilvl w:val="0"/>
          <w:numId w:val="1"/>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2.3: Investigation and purchase of general common resources that would enable our teams to be more effective and we can make available to guild members. </w:t>
      </w:r>
      <w:r w:rsidDel="00000000" w:rsidR="00000000" w:rsidRPr="00000000">
        <w:rPr>
          <w:b w:val="1"/>
          <w:bCs w:val="1"/>
          <w:rtl w:val="0"/>
        </w:rPr>
        <w:t xml:space="preserve">(Rod Lead)</w:t>
      </w:r>
      <w:r w:rsidDel="00000000" w:rsidR="00000000" w:rsidRPr="00000000">
        <w:rPr>
          <w:rtl w:val="0"/>
        </w:rPr>
      </w:r>
    </w:p>
    <w:p w:rsidR="00000000" w:rsidDel="00000000" w:rsidP="00000000" w:rsidRDefault="00000000" w:rsidRPr="00000000" w14:paraId="00000030">
      <w:pPr>
        <w:numPr>
          <w:ilvl w:val="1"/>
          <w:numId w:val="1"/>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Rod Lead), Pablo</w:t>
      </w:r>
      <w:r w:rsidDel="00000000" w:rsidR="00000000" w:rsidRPr="00000000">
        <w:rPr>
          <w:rtl w:val="0"/>
        </w:rPr>
      </w:r>
    </w:p>
    <w:p w:rsidR="00000000" w:rsidDel="00000000" w:rsidP="00000000" w:rsidRDefault="00000000" w:rsidRPr="00000000" w14:paraId="00000031">
      <w:pPr>
        <w:numPr>
          <w:ilvl w:val="1"/>
          <w:numId w:val="1"/>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3">
        <w:r w:rsidDel="00000000" w:rsidR="00000000" w:rsidRPr="00000000">
          <w:rPr>
            <w:color w:val="1155cc"/>
            <w:highlight w:val="white"/>
            <w:u w:val="single"/>
            <w:rtl w:val="0"/>
          </w:rPr>
          <w:t xml:space="preserve">https://discord.com/channels/914720248140279868/1077750918772162630</w:t>
        </w:r>
      </w:hyperlink>
      <w:r w:rsidDel="00000000" w:rsidR="00000000" w:rsidRPr="00000000">
        <w:rPr>
          <w:rtl w:val="0"/>
        </w:rPr>
      </w:r>
    </w:p>
    <w:p w:rsidR="00000000" w:rsidDel="00000000" w:rsidP="00000000" w:rsidRDefault="00000000" w:rsidRPr="00000000" w14:paraId="00000032">
      <w:pPr>
        <w:numPr>
          <w:ilvl w:val="1"/>
          <w:numId w:val="1"/>
        </w:numPr>
        <w:ind w:left="2160" w:hanging="360"/>
      </w:pPr>
      <w:r w:rsidDel="00000000" w:rsidR="00000000" w:rsidRPr="00000000">
        <w:rPr>
          <w:b w:val="1"/>
          <w:bCs w:val="1"/>
          <w:highlight w:val="white"/>
          <w:rtl w:val="0"/>
        </w:rPr>
        <w:t xml:space="preserve">Score: 0.0</w:t>
      </w:r>
      <w:r w:rsidDel="00000000" w:rsidR="00000000" w:rsidRPr="00000000">
        <w:rPr>
          <w:rtl w:val="0"/>
        </w:rPr>
      </w:r>
    </w:p>
    <w:p w:rsidR="00000000" w:rsidDel="00000000" w:rsidP="00000000" w:rsidRDefault="00000000" w:rsidRPr="00000000" w14:paraId="00000033">
      <w:pPr>
        <w:numPr>
          <w:ilvl w:val="1"/>
          <w:numId w:val="1"/>
        </w:numPr>
        <w:ind w:left="2160" w:hanging="360"/>
      </w:pPr>
      <w:r w:rsidDel="00000000" w:rsidR="00000000" w:rsidRPr="00000000">
        <w:rPr>
          <w:b w:val="1"/>
          <w:bCs w:val="1"/>
          <w:highlight w:val="white"/>
          <w:rtl w:val="0"/>
        </w:rPr>
        <w:t xml:space="preserve">Learnings: </w:t>
      </w:r>
      <w:r w:rsidDel="00000000" w:rsidR="00000000" w:rsidRPr="00000000">
        <w:rPr>
          <w:highlight w:val="white"/>
          <w:rtl w:val="0"/>
        </w:rPr>
        <w:t xml:space="preserve">Too soon, not enough working groups.</w:t>
      </w:r>
      <w:r w:rsidDel="00000000" w:rsidR="00000000" w:rsidRPr="00000000">
        <w:rPr>
          <w:rtl w:val="0"/>
        </w:rPr>
      </w:r>
    </w:p>
    <w:p w:rsidR="00000000" w:rsidDel="00000000" w:rsidP="00000000" w:rsidRDefault="00000000" w:rsidRPr="00000000" w14:paraId="00000034">
      <w:pPr>
        <w:numPr>
          <w:ilvl w:val="1"/>
          <w:numId w:val="1"/>
        </w:numPr>
        <w:ind w:left="2160" w:hanging="360"/>
      </w:pPr>
      <w:r w:rsidDel="00000000" w:rsidR="00000000" w:rsidRPr="00000000">
        <w:rPr>
          <w:b w:val="1"/>
          <w:bCs w:val="1"/>
          <w:highlight w:val="white"/>
          <w:rtl w:val="0"/>
        </w:rPr>
        <w:t xml:space="preserve">Maintenance: </w:t>
      </w:r>
      <w:r w:rsidDel="00000000" w:rsidR="00000000" w:rsidRPr="00000000">
        <w:rPr>
          <w:rtl w:val="0"/>
        </w:rPr>
        <w:t xml:space="preserve">None required.</w:t>
      </w:r>
      <w:r w:rsidDel="00000000" w:rsidR="00000000" w:rsidRPr="00000000">
        <w:rPr>
          <w:rtl w:val="0"/>
        </w:rPr>
      </w:r>
    </w:p>
    <w:p w:rsidR="00000000" w:rsidDel="00000000" w:rsidP="00000000" w:rsidRDefault="00000000" w:rsidRPr="00000000" w14:paraId="00000035">
      <w:pPr>
        <w:numPr>
          <w:ilvl w:val="0"/>
          <w:numId w:val="1"/>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2.4: Maintenance of Kanban board for task organization and maintenance, checking in on task deliverables and contingencies. Payment operations for contributors. </w:t>
      </w:r>
      <w:r w:rsidDel="00000000" w:rsidR="00000000" w:rsidRPr="00000000">
        <w:rPr>
          <w:b w:val="1"/>
          <w:bCs w:val="1"/>
          <w:rtl w:val="0"/>
        </w:rPr>
        <w:t xml:space="preserve">(Rod Lead)</w:t>
      </w:r>
      <w:r w:rsidDel="00000000" w:rsidR="00000000" w:rsidRPr="00000000">
        <w:rPr>
          <w:rtl w:val="0"/>
        </w:rPr>
      </w:r>
    </w:p>
    <w:p w:rsidR="00000000" w:rsidDel="00000000" w:rsidP="00000000" w:rsidRDefault="00000000" w:rsidRPr="00000000" w14:paraId="00000036">
      <w:pPr>
        <w:numPr>
          <w:ilvl w:val="1"/>
          <w:numId w:val="1"/>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Rod Lead), Pablo</w:t>
      </w:r>
      <w:r w:rsidDel="00000000" w:rsidR="00000000" w:rsidRPr="00000000">
        <w:rPr>
          <w:rtl w:val="0"/>
        </w:rPr>
      </w:r>
    </w:p>
    <w:p w:rsidR="00000000" w:rsidDel="00000000" w:rsidP="00000000" w:rsidRDefault="00000000" w:rsidRPr="00000000" w14:paraId="00000037">
      <w:pPr>
        <w:numPr>
          <w:ilvl w:val="1"/>
          <w:numId w:val="1"/>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4">
        <w:r w:rsidDel="00000000" w:rsidR="00000000" w:rsidRPr="00000000">
          <w:rPr>
            <w:b w:val="1"/>
            <w:bCs w:val="1"/>
            <w:color w:val="1155cc"/>
            <w:u w:val="single"/>
            <w:rtl w:val="0"/>
          </w:rPr>
          <w:t xml:space="preserve">https://app.dework.xyz/moondao/space-guild-30162/overview</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8">
      <w:pPr>
        <w:numPr>
          <w:ilvl w:val="1"/>
          <w:numId w:val="1"/>
        </w:numPr>
        <w:ind w:left="2160" w:hanging="360"/>
      </w:pPr>
      <w:r w:rsidDel="00000000" w:rsidR="00000000" w:rsidRPr="00000000">
        <w:rPr>
          <w:b w:val="1"/>
          <w:bCs w:val="1"/>
          <w:highlight w:val="white"/>
          <w:rtl w:val="0"/>
        </w:rPr>
        <w:t xml:space="preserve">Score: </w:t>
      </w:r>
      <w:r w:rsidDel="00000000" w:rsidR="00000000" w:rsidRPr="00000000">
        <w:rPr>
          <w:highlight w:val="white"/>
          <w:rtl w:val="0"/>
        </w:rPr>
        <w:t xml:space="preserve">0.4</w:t>
      </w:r>
    </w:p>
    <w:p w:rsidR="00000000" w:rsidDel="00000000" w:rsidP="00000000" w:rsidRDefault="00000000" w:rsidRPr="00000000" w14:paraId="00000039">
      <w:pPr>
        <w:numPr>
          <w:ilvl w:val="1"/>
          <w:numId w:val="1"/>
        </w:numPr>
        <w:ind w:left="2160" w:hanging="360"/>
      </w:pPr>
      <w:r w:rsidDel="00000000" w:rsidR="00000000" w:rsidRPr="00000000">
        <w:rPr>
          <w:b w:val="1"/>
          <w:bCs w:val="1"/>
          <w:highlight w:val="white"/>
          <w:rtl w:val="0"/>
        </w:rPr>
        <w:t xml:space="preserve">Learnings: Foll</w:t>
      </w:r>
      <w:r w:rsidDel="00000000" w:rsidR="00000000" w:rsidRPr="00000000">
        <w:rPr>
          <w:highlight w:val="white"/>
          <w:rtl w:val="0"/>
        </w:rPr>
        <w:t xml:space="preserve"> All the tools has to be enforced to use, at the first quarter we has other things, now with ESA group we can start using it</w:t>
      </w:r>
    </w:p>
    <w:p w:rsidR="00000000" w:rsidDel="00000000" w:rsidP="00000000" w:rsidRDefault="00000000" w:rsidRPr="00000000" w14:paraId="0000003A">
      <w:pPr>
        <w:numPr>
          <w:ilvl w:val="1"/>
          <w:numId w:val="1"/>
        </w:numPr>
        <w:ind w:left="2160" w:hanging="360"/>
      </w:pPr>
      <w:r w:rsidDel="00000000" w:rsidR="00000000" w:rsidRPr="00000000">
        <w:rPr>
          <w:b w:val="1"/>
          <w:bCs w:val="1"/>
          <w:highlight w:val="white"/>
          <w:rtl w:val="0"/>
        </w:rPr>
        <w:t xml:space="preserve">Maintenance: </w:t>
      </w:r>
      <w:r w:rsidDel="00000000" w:rsidR="00000000" w:rsidRPr="00000000">
        <w:rPr>
          <w:rtl w:val="0"/>
        </w:rPr>
        <w:t xml:space="preserve">Ongoing process</w:t>
      </w:r>
      <w:r w:rsidDel="00000000" w:rsidR="00000000" w:rsidRPr="00000000">
        <w:rPr>
          <w:rtl w:val="0"/>
        </w:rPr>
      </w:r>
    </w:p>
    <w:p w:rsidR="00000000" w:rsidDel="00000000" w:rsidP="00000000" w:rsidRDefault="00000000" w:rsidRPr="00000000" w14:paraId="0000003B">
      <w:pPr>
        <w:numPr>
          <w:ilvl w:val="0"/>
          <w:numId w:val="1"/>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2.5: Review incoming applications and assess their backgrounds on a consistent weekly basis, and assign them a Discord role, onboarding them, and providing support for orientation of the new members. </w:t>
      </w:r>
      <w:r w:rsidDel="00000000" w:rsidR="00000000" w:rsidRPr="00000000">
        <w:rPr>
          <w:b w:val="1"/>
          <w:bCs w:val="1"/>
          <w:rtl w:val="0"/>
        </w:rPr>
        <w:t xml:space="preserve">(Pablo Lead)</w:t>
      </w:r>
      <w:r w:rsidDel="00000000" w:rsidR="00000000" w:rsidRPr="00000000">
        <w:rPr>
          <w:rtl w:val="0"/>
        </w:rPr>
      </w:r>
    </w:p>
    <w:p w:rsidR="00000000" w:rsidDel="00000000" w:rsidP="00000000" w:rsidRDefault="00000000" w:rsidRPr="00000000" w14:paraId="0000003C">
      <w:pPr>
        <w:numPr>
          <w:ilvl w:val="1"/>
          <w:numId w:val="1"/>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Pablo</w:t>
      </w:r>
      <w:r w:rsidDel="00000000" w:rsidR="00000000" w:rsidRPr="00000000">
        <w:rPr>
          <w:rtl w:val="0"/>
        </w:rPr>
        <w:t xml:space="preserve"> Lead), Rod</w:t>
      </w:r>
      <w:r w:rsidDel="00000000" w:rsidR="00000000" w:rsidRPr="00000000">
        <w:rPr>
          <w:rtl w:val="0"/>
        </w:rPr>
      </w:r>
    </w:p>
    <w:p w:rsidR="00000000" w:rsidDel="00000000" w:rsidP="00000000" w:rsidRDefault="00000000" w:rsidRPr="00000000" w14:paraId="0000003D">
      <w:pPr>
        <w:numPr>
          <w:ilvl w:val="1"/>
          <w:numId w:val="1"/>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5">
        <w:r w:rsidDel="00000000" w:rsidR="00000000" w:rsidRPr="00000000">
          <w:rPr>
            <w:color w:val="1155cc"/>
            <w:highlight w:val="white"/>
            <w:u w:val="single"/>
            <w:rtl w:val="0"/>
          </w:rPr>
          <w:t xml:space="preserve">Doc</w:t>
        </w:r>
      </w:hyperlink>
      <w:r w:rsidDel="00000000" w:rsidR="00000000" w:rsidRPr="00000000">
        <w:rPr>
          <w:highlight w:val="white"/>
          <w:rtl w:val="0"/>
        </w:rPr>
        <w:t xml:space="preserve"> + responding on emails</w:t>
      </w:r>
      <w:r w:rsidDel="00000000" w:rsidR="00000000" w:rsidRPr="00000000">
        <w:rPr>
          <w:highlight w:val="white"/>
          <w:rtl w:val="0"/>
        </w:rPr>
        <w:t xml:space="preserve"> </w:t>
      </w:r>
    </w:p>
    <w:p w:rsidR="00000000" w:rsidDel="00000000" w:rsidP="00000000" w:rsidRDefault="00000000" w:rsidRPr="00000000" w14:paraId="0000003E">
      <w:pPr>
        <w:numPr>
          <w:ilvl w:val="1"/>
          <w:numId w:val="1"/>
        </w:numPr>
        <w:ind w:left="2160" w:hanging="360"/>
      </w:pPr>
      <w:r w:rsidDel="00000000" w:rsidR="00000000" w:rsidRPr="00000000">
        <w:rPr>
          <w:b w:val="1"/>
          <w:bCs w:val="1"/>
          <w:highlight w:val="white"/>
          <w:rtl w:val="0"/>
        </w:rPr>
        <w:t xml:space="preserve">Score: </w:t>
      </w:r>
      <w:r w:rsidDel="00000000" w:rsidR="00000000" w:rsidRPr="00000000">
        <w:rPr>
          <w:highlight w:val="white"/>
          <w:rtl w:val="0"/>
        </w:rPr>
        <w:t xml:space="preserve">0.8</w:t>
      </w:r>
    </w:p>
    <w:p w:rsidR="00000000" w:rsidDel="00000000" w:rsidP="00000000" w:rsidRDefault="00000000" w:rsidRPr="00000000" w14:paraId="0000003F">
      <w:pPr>
        <w:numPr>
          <w:ilvl w:val="1"/>
          <w:numId w:val="1"/>
        </w:numPr>
        <w:ind w:left="2160" w:hanging="360"/>
      </w:pPr>
      <w:r w:rsidDel="00000000" w:rsidR="00000000" w:rsidRPr="00000000">
        <w:rPr>
          <w:b w:val="1"/>
          <w:bCs w:val="1"/>
          <w:highlight w:val="white"/>
          <w:rtl w:val="0"/>
        </w:rPr>
        <w:t xml:space="preserve">Learnings: </w:t>
      </w:r>
      <w:r w:rsidDel="00000000" w:rsidR="00000000" w:rsidRPr="00000000">
        <w:rPr>
          <w:highlight w:val="white"/>
          <w:rtl w:val="0"/>
        </w:rPr>
        <w:t xml:space="preserve">It’s hard to track responses on emails. A CRM with templates (accepted/rejects/suggest to go to…) is needed. Rod became responsible for responding to prevent double messages. Barriers: Too less people for getting all applicants into interviews, too complex onboarding flow, people felt uncomfortable on the Discord platform.</w:t>
      </w:r>
      <w:r w:rsidDel="00000000" w:rsidR="00000000" w:rsidRPr="00000000">
        <w:rPr>
          <w:rtl w:val="0"/>
        </w:rPr>
      </w:r>
    </w:p>
    <w:p w:rsidR="00000000" w:rsidDel="00000000" w:rsidP="00000000" w:rsidRDefault="00000000" w:rsidRPr="00000000" w14:paraId="00000040">
      <w:pPr>
        <w:numPr>
          <w:ilvl w:val="1"/>
          <w:numId w:val="1"/>
        </w:numPr>
        <w:ind w:left="2160" w:hanging="360"/>
      </w:pPr>
      <w:r w:rsidDel="00000000" w:rsidR="00000000" w:rsidRPr="00000000">
        <w:rPr>
          <w:b w:val="1"/>
          <w:bCs w:val="1"/>
          <w:highlight w:val="white"/>
          <w:rtl w:val="0"/>
        </w:rPr>
        <w:t xml:space="preserve">Maintenance: </w:t>
      </w:r>
      <w:r w:rsidDel="00000000" w:rsidR="00000000" w:rsidRPr="00000000">
        <w:rPr>
          <w:rtl w:val="0"/>
        </w:rPr>
        <w:t xml:space="preserve">Ongoing</w:t>
      </w:r>
    </w:p>
    <w:p w:rsidR="00000000" w:rsidDel="00000000" w:rsidP="00000000" w:rsidRDefault="00000000" w:rsidRPr="00000000" w14:paraId="00000041">
      <w:pPr>
        <w:numPr>
          <w:ilvl w:val="0"/>
          <w:numId w:val="1"/>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2.6: Moderate and lead weekly guild discussions, making an agenda ahead of time and organizing the conversation for productive use of people’s time. </w:t>
      </w:r>
      <w:r w:rsidDel="00000000" w:rsidR="00000000" w:rsidRPr="00000000">
        <w:rPr>
          <w:b w:val="1"/>
          <w:bCs w:val="1"/>
          <w:rtl w:val="0"/>
        </w:rPr>
        <w:t xml:space="preserve">(Pablo Lead)</w:t>
      </w:r>
      <w:r w:rsidDel="00000000" w:rsidR="00000000" w:rsidRPr="00000000">
        <w:rPr>
          <w:rtl w:val="0"/>
        </w:rPr>
      </w:r>
    </w:p>
    <w:p w:rsidR="00000000" w:rsidDel="00000000" w:rsidP="00000000" w:rsidRDefault="00000000" w:rsidRPr="00000000" w14:paraId="00000042">
      <w:pPr>
        <w:numPr>
          <w:ilvl w:val="1"/>
          <w:numId w:val="1"/>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Pablo Lead), Rod</w:t>
      </w:r>
      <w:r w:rsidDel="00000000" w:rsidR="00000000" w:rsidRPr="00000000">
        <w:rPr>
          <w:rtl w:val="0"/>
        </w:rPr>
      </w:r>
    </w:p>
    <w:p w:rsidR="00000000" w:rsidDel="00000000" w:rsidP="00000000" w:rsidRDefault="00000000" w:rsidRPr="00000000" w14:paraId="00000043">
      <w:pPr>
        <w:numPr>
          <w:ilvl w:val="1"/>
          <w:numId w:val="1"/>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6">
        <w:r w:rsidDel="00000000" w:rsidR="00000000" w:rsidRPr="00000000">
          <w:rPr>
            <w:color w:val="0000ee"/>
            <w:highlight w:val="white"/>
            <w:u w:val="single"/>
            <w:rtl w:val="0"/>
          </w:rPr>
          <w:t xml:space="preserve">MoonDAO SEG Meeting Agendas &amp; Reports</w:t>
        </w:r>
      </w:hyperlink>
      <w:r w:rsidDel="00000000" w:rsidR="00000000" w:rsidRPr="00000000">
        <w:rPr>
          <w:rtl w:val="0"/>
        </w:rPr>
      </w:r>
    </w:p>
    <w:p w:rsidR="00000000" w:rsidDel="00000000" w:rsidP="00000000" w:rsidRDefault="00000000" w:rsidRPr="00000000" w14:paraId="00000044">
      <w:pPr>
        <w:numPr>
          <w:ilvl w:val="1"/>
          <w:numId w:val="1"/>
        </w:numPr>
        <w:ind w:left="2160" w:hanging="360"/>
      </w:pPr>
      <w:r w:rsidDel="00000000" w:rsidR="00000000" w:rsidRPr="00000000">
        <w:rPr>
          <w:b w:val="1"/>
          <w:bCs w:val="1"/>
          <w:highlight w:val="white"/>
          <w:rtl w:val="0"/>
        </w:rPr>
        <w:t xml:space="preserve">Score: </w:t>
      </w:r>
      <w:r w:rsidDel="00000000" w:rsidR="00000000" w:rsidRPr="00000000">
        <w:rPr>
          <w:highlight w:val="white"/>
          <w:rtl w:val="0"/>
        </w:rPr>
        <w:t xml:space="preserve">0.5</w:t>
      </w:r>
    </w:p>
    <w:p w:rsidR="00000000" w:rsidDel="00000000" w:rsidP="00000000" w:rsidRDefault="00000000" w:rsidRPr="00000000" w14:paraId="00000045">
      <w:pPr>
        <w:numPr>
          <w:ilvl w:val="1"/>
          <w:numId w:val="1"/>
        </w:numPr>
        <w:ind w:left="2160" w:hanging="360"/>
      </w:pPr>
      <w:r w:rsidDel="00000000" w:rsidR="00000000" w:rsidRPr="00000000">
        <w:rPr>
          <w:b w:val="1"/>
          <w:bCs w:val="1"/>
          <w:highlight w:val="white"/>
          <w:rtl w:val="0"/>
        </w:rPr>
        <w:t xml:space="preserve">Learnings: </w:t>
      </w:r>
      <w:r w:rsidDel="00000000" w:rsidR="00000000" w:rsidRPr="00000000">
        <w:rPr>
          <w:highlight w:val="white"/>
          <w:rtl w:val="0"/>
        </w:rPr>
        <w:t xml:space="preserve">We need to enforce using agendas, people have to review, fill, and follow the agenda on meetings. Also roundtable updates should be limited to 2-3 minutes (resulting in 20-30 mins for 10 people)</w:t>
      </w:r>
      <w:r w:rsidDel="00000000" w:rsidR="00000000" w:rsidRPr="00000000">
        <w:rPr>
          <w:rtl w:val="0"/>
        </w:rPr>
      </w:r>
    </w:p>
    <w:p w:rsidR="00000000" w:rsidDel="00000000" w:rsidP="00000000" w:rsidRDefault="00000000" w:rsidRPr="00000000" w14:paraId="00000046">
      <w:pPr>
        <w:numPr>
          <w:ilvl w:val="1"/>
          <w:numId w:val="1"/>
        </w:numPr>
        <w:ind w:left="2160" w:hanging="360"/>
      </w:pPr>
      <w:r w:rsidDel="00000000" w:rsidR="00000000" w:rsidRPr="00000000">
        <w:rPr>
          <w:b w:val="1"/>
          <w:bCs w:val="1"/>
          <w:highlight w:val="white"/>
          <w:rtl w:val="0"/>
        </w:rPr>
        <w:t xml:space="preserve">Maintenance: </w:t>
      </w:r>
      <w:r w:rsidDel="00000000" w:rsidR="00000000" w:rsidRPr="00000000">
        <w:rPr>
          <w:rtl w:val="0"/>
        </w:rPr>
        <w:t xml:space="preserve">ongoing</w:t>
      </w:r>
    </w:p>
    <w:p w:rsidR="00000000" w:rsidDel="00000000" w:rsidP="00000000" w:rsidRDefault="00000000" w:rsidRPr="00000000" w14:paraId="00000047">
      <w:pPr>
        <w:numPr>
          <w:ilvl w:val="0"/>
          <w:numId w:val="1"/>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Taks 2.7: Create new bounties for contingent work for the DAO. Or bounties that serve as an onboarding a technical test for new contributors. </w:t>
      </w:r>
      <w:r w:rsidDel="00000000" w:rsidR="00000000" w:rsidRPr="00000000">
        <w:rPr>
          <w:b w:val="1"/>
          <w:bCs w:val="1"/>
          <w:rtl w:val="0"/>
        </w:rPr>
        <w:t xml:space="preserve">(Rod Lead)</w:t>
      </w:r>
      <w:r w:rsidDel="00000000" w:rsidR="00000000" w:rsidRPr="00000000">
        <w:rPr>
          <w:rtl w:val="0"/>
        </w:rPr>
      </w:r>
    </w:p>
    <w:p w:rsidR="00000000" w:rsidDel="00000000" w:rsidP="00000000" w:rsidRDefault="00000000" w:rsidRPr="00000000" w14:paraId="00000048">
      <w:pPr>
        <w:numPr>
          <w:ilvl w:val="1"/>
          <w:numId w:val="1"/>
        </w:numPr>
        <w:ind w:left="2160" w:hanging="360"/>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rtl w:val="0"/>
        </w:rPr>
        <w:t xml:space="preserve">Rod Lead), Pablo</w:t>
      </w:r>
      <w:r w:rsidDel="00000000" w:rsidR="00000000" w:rsidRPr="00000000">
        <w:rPr>
          <w:rtl w:val="0"/>
        </w:rPr>
      </w:r>
    </w:p>
    <w:p w:rsidR="00000000" w:rsidDel="00000000" w:rsidP="00000000" w:rsidRDefault="00000000" w:rsidRPr="00000000" w14:paraId="00000049">
      <w:pPr>
        <w:numPr>
          <w:ilvl w:val="1"/>
          <w:numId w:val="1"/>
        </w:numPr>
        <w:ind w:left="216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7">
        <w:r w:rsidDel="00000000" w:rsidR="00000000" w:rsidRPr="00000000">
          <w:rPr>
            <w:color w:val="1155cc"/>
            <w:highlight w:val="white"/>
            <w:u w:val="single"/>
            <w:rtl w:val="0"/>
          </w:rPr>
          <w:t xml:space="preserve">https://app.dework.xyz/moondao/weekly-procedures-d/view/board-lch9bsxe?taskId=99f0bb12-c698-47df-81ce-97f44c59c3e1</w:t>
        </w:r>
      </w:hyperlink>
      <w:r w:rsidDel="00000000" w:rsidR="00000000" w:rsidRPr="00000000">
        <w:rPr>
          <w:highlight w:val="white"/>
          <w:rtl w:val="0"/>
        </w:rPr>
        <w:t xml:space="preserve"> </w:t>
      </w:r>
    </w:p>
    <w:p w:rsidR="00000000" w:rsidDel="00000000" w:rsidP="00000000" w:rsidRDefault="00000000" w:rsidRPr="00000000" w14:paraId="0000004A">
      <w:pPr>
        <w:numPr>
          <w:ilvl w:val="1"/>
          <w:numId w:val="1"/>
        </w:numPr>
        <w:ind w:left="2160" w:hanging="360"/>
      </w:pPr>
      <w:r w:rsidDel="00000000" w:rsidR="00000000" w:rsidRPr="00000000">
        <w:rPr>
          <w:b w:val="1"/>
          <w:bCs w:val="1"/>
          <w:highlight w:val="white"/>
          <w:rtl w:val="0"/>
        </w:rPr>
        <w:t xml:space="preserve">Score: </w:t>
      </w:r>
      <w:r w:rsidDel="00000000" w:rsidR="00000000" w:rsidRPr="00000000">
        <w:rPr>
          <w:highlight w:val="white"/>
          <w:rtl w:val="0"/>
        </w:rPr>
        <w:t xml:space="preserve">0.1</w:t>
      </w:r>
    </w:p>
    <w:p w:rsidR="00000000" w:rsidDel="00000000" w:rsidP="00000000" w:rsidRDefault="00000000" w:rsidRPr="00000000" w14:paraId="0000004B">
      <w:pPr>
        <w:numPr>
          <w:ilvl w:val="1"/>
          <w:numId w:val="1"/>
        </w:numPr>
        <w:ind w:left="2160" w:hanging="360"/>
      </w:pPr>
      <w:r w:rsidDel="00000000" w:rsidR="00000000" w:rsidRPr="00000000">
        <w:rPr>
          <w:b w:val="1"/>
          <w:bCs w:val="1"/>
          <w:highlight w:val="white"/>
          <w:rtl w:val="0"/>
        </w:rPr>
        <w:t xml:space="preserve">Learnings: </w:t>
      </w:r>
      <w:r w:rsidDel="00000000" w:rsidR="00000000" w:rsidRPr="00000000">
        <w:rPr>
          <w:highlight w:val="white"/>
          <w:rtl w:val="0"/>
        </w:rPr>
        <w:t xml:space="preserve">One gig was created, however no one pushed towards finishing it. Time limits and responsible person for such task to be introduced</w:t>
      </w:r>
      <w:r w:rsidDel="00000000" w:rsidR="00000000" w:rsidRPr="00000000">
        <w:rPr>
          <w:rtl w:val="0"/>
        </w:rPr>
      </w:r>
    </w:p>
    <w:p w:rsidR="00000000" w:rsidDel="00000000" w:rsidP="00000000" w:rsidRDefault="00000000" w:rsidRPr="00000000" w14:paraId="0000004C">
      <w:pPr>
        <w:numPr>
          <w:ilvl w:val="1"/>
          <w:numId w:val="1"/>
        </w:numPr>
        <w:ind w:left="2160" w:hanging="360"/>
      </w:pPr>
      <w:r w:rsidDel="00000000" w:rsidR="00000000" w:rsidRPr="00000000">
        <w:rPr>
          <w:b w:val="1"/>
          <w:bCs w:val="1"/>
          <w:highlight w:val="white"/>
          <w:rtl w:val="0"/>
        </w:rPr>
        <w:t xml:space="preserve">Maintenance: </w:t>
      </w:r>
      <w:r w:rsidDel="00000000" w:rsidR="00000000" w:rsidRPr="00000000">
        <w:rPr>
          <w:rtl w:val="0"/>
        </w:rPr>
        <w:t xml:space="preserve">None required.</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720" w:firstLine="0"/>
        <w:rPr>
          <w:b w:val="1"/>
          <w:bCs w:val="1"/>
        </w:rPr>
      </w:pPr>
      <w:r w:rsidDel="00000000" w:rsidR="00000000" w:rsidRPr="00000000">
        <w:rPr>
          <w:b w:val="1"/>
          <w:bCs w:val="1"/>
          <w:highlight w:val="white"/>
          <w:rtl w:val="0"/>
        </w:rPr>
        <w:t xml:space="preserve">3. Objective 3: </w:t>
      </w:r>
      <w:r w:rsidDel="00000000" w:rsidR="00000000" w:rsidRPr="00000000">
        <w:rPr>
          <w:b w:val="1"/>
          <w:bCs w:val="1"/>
          <w:rtl w:val="0"/>
        </w:rPr>
        <w:t xml:space="preserve">Conducting feasibility studies on topics and projects that are currently under-funded challenges and bottlenecks (across logistical, engineering, operations) that would accelerate a settlement on the Moon. (Phil, Pablo, Ari, Sean, Rod)</w:t>
      </w:r>
    </w:p>
    <w:p w:rsidR="00000000" w:rsidDel="00000000" w:rsidP="00000000" w:rsidRDefault="00000000" w:rsidRPr="00000000" w14:paraId="0000004F">
      <w:pPr>
        <w:numPr>
          <w:ilvl w:val="1"/>
          <w:numId w:val="6"/>
        </w:numPr>
        <w:spacing w:line="240" w:lineRule="auto"/>
        <w:ind w:left="1440" w:hanging="360"/>
        <w:jc w:val="both"/>
        <w:rPr>
          <w:rFonts w:ascii="Times New Roman" w:cs="Times New Roman" w:eastAsia="Times New Roman" w:hAnsi="Times New Roman"/>
        </w:rPr>
      </w:pPr>
      <w:r w:rsidDel="00000000" w:rsidR="00000000" w:rsidRPr="00000000">
        <w:rPr>
          <w:b w:val="1"/>
          <w:bCs w:val="1"/>
          <w:rtl w:val="0"/>
        </w:rPr>
        <w:t xml:space="preserve">Key Result:</w:t>
      </w:r>
      <w:r w:rsidDel="00000000" w:rsidR="00000000" w:rsidRPr="00000000">
        <w:rPr>
          <w:rtl w:val="0"/>
        </w:rPr>
        <w:t xml:space="preserve"> Task 3.1: Lunar communications infrastructure and technology. Especially how a DAO can use its governance to create nation-agnostic infrastructure. </w:t>
      </w:r>
    </w:p>
    <w:p w:rsidR="00000000" w:rsidDel="00000000" w:rsidP="00000000" w:rsidRDefault="00000000" w:rsidRPr="00000000" w14:paraId="00000050">
      <w:pPr>
        <w:numPr>
          <w:ilvl w:val="2"/>
          <w:numId w:val="6"/>
        </w:numPr>
        <w:spacing w:line="240" w:lineRule="auto"/>
        <w:ind w:left="2160" w:hanging="360"/>
        <w:jc w:val="both"/>
        <w:rPr>
          <w:rFonts w:ascii="Times New Roman" w:cs="Times New Roman" w:eastAsia="Times New Roman" w:hAnsi="Times New Roman"/>
        </w:rPr>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b w:val="1"/>
          <w:bCs w:val="1"/>
          <w:rtl w:val="0"/>
        </w:rPr>
        <w:t xml:space="preserve">(Phil Lead)</w:t>
      </w:r>
    </w:p>
    <w:p w:rsidR="00000000" w:rsidDel="00000000" w:rsidP="00000000" w:rsidRDefault="00000000" w:rsidRPr="00000000" w14:paraId="00000051">
      <w:pPr>
        <w:numPr>
          <w:ilvl w:val="2"/>
          <w:numId w:val="6"/>
        </w:numPr>
        <w:ind w:left="2160" w:hanging="360"/>
        <w:rPr>
          <w:rFonts w:ascii="Times New Roman" w:cs="Times New Roman" w:eastAsia="Times New Roman" w:hAnsi="Times New Roman"/>
        </w:rPr>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28">
        <w:r w:rsidDel="00000000" w:rsidR="00000000" w:rsidRPr="00000000">
          <w:rPr>
            <w:color w:val="1155cc"/>
            <w:highlight w:val="white"/>
            <w:u w:val="single"/>
            <w:rtl w:val="0"/>
          </w:rPr>
          <w:t xml:space="preserve">Discord Forum</w:t>
        </w:r>
      </w:hyperlink>
      <w:r w:rsidDel="00000000" w:rsidR="00000000" w:rsidRPr="00000000">
        <w:rPr>
          <w:highlight w:val="white"/>
          <w:rtl w:val="0"/>
        </w:rPr>
        <w:t xml:space="preserve">, </w:t>
      </w:r>
      <w:hyperlink r:id="rId29">
        <w:r w:rsidDel="00000000" w:rsidR="00000000" w:rsidRPr="00000000">
          <w:rPr>
            <w:color w:val="0000ee"/>
            <w:highlight w:val="white"/>
            <w:u w:val="single"/>
            <w:rtl w:val="0"/>
          </w:rPr>
          <w:t xml:space="preserve">Primer on Lunar Communications Infrastructure (2023)</w:t>
        </w:r>
      </w:hyperlink>
      <w:r w:rsidDel="00000000" w:rsidR="00000000" w:rsidRPr="00000000">
        <w:rPr>
          <w:highlight w:val="white"/>
          <w:rtl w:val="0"/>
        </w:rPr>
        <w:t xml:space="preserve">, professional networking with experts in the field</w:t>
      </w:r>
      <w:r w:rsidDel="00000000" w:rsidR="00000000" w:rsidRPr="00000000">
        <w:rPr>
          <w:rtl w:val="0"/>
        </w:rPr>
      </w:r>
    </w:p>
    <w:p w:rsidR="00000000" w:rsidDel="00000000" w:rsidP="00000000" w:rsidRDefault="00000000" w:rsidRPr="00000000" w14:paraId="00000052">
      <w:pPr>
        <w:numPr>
          <w:ilvl w:val="2"/>
          <w:numId w:val="6"/>
        </w:numPr>
        <w:ind w:left="2160" w:hanging="360"/>
        <w:rPr>
          <w:rFonts w:ascii="Times New Roman" w:cs="Times New Roman" w:eastAsia="Times New Roman" w:hAnsi="Times New Roman"/>
        </w:rPr>
      </w:pPr>
      <w:r w:rsidDel="00000000" w:rsidR="00000000" w:rsidRPr="00000000">
        <w:rPr>
          <w:b w:val="1"/>
          <w:bCs w:val="1"/>
          <w:highlight w:val="white"/>
          <w:rtl w:val="0"/>
        </w:rPr>
        <w:t xml:space="preserve">Score:</w:t>
      </w:r>
      <w:r w:rsidDel="00000000" w:rsidR="00000000" w:rsidRPr="00000000">
        <w:rPr>
          <w:highlight w:val="white"/>
          <w:rtl w:val="0"/>
        </w:rPr>
        <w:t xml:space="preserve"> 0.3</w:t>
      </w:r>
    </w:p>
    <w:p w:rsidR="00000000" w:rsidDel="00000000" w:rsidP="00000000" w:rsidRDefault="00000000" w:rsidRPr="00000000" w14:paraId="00000053">
      <w:pPr>
        <w:numPr>
          <w:ilvl w:val="2"/>
          <w:numId w:val="6"/>
        </w:numPr>
        <w:ind w:left="2160" w:hanging="360"/>
        <w:rPr>
          <w:highlight w:val="white"/>
        </w:rPr>
      </w:pPr>
      <w:r w:rsidDel="00000000" w:rsidR="00000000" w:rsidRPr="00000000">
        <w:rPr>
          <w:b w:val="1"/>
          <w:bCs w:val="1"/>
          <w:highlight w:val="white"/>
          <w:rtl w:val="0"/>
        </w:rPr>
        <w:t xml:space="preserve">Learnings: </w:t>
      </w:r>
      <w:r w:rsidDel="00000000" w:rsidR="00000000" w:rsidRPr="00000000">
        <w:rPr>
          <w:highlight w:val="white"/>
          <w:rtl w:val="0"/>
        </w:rPr>
        <w:t xml:space="preserve">There is a lot of interest and necessity for lunar communications infrastructure, but so far most endeavors are experimental, expensive, or difficult to access. There is lots of new technology and a ton of potential for developing new business and governance models. This topic is still nascent and is growing rapidly―there are no clear answers, and that means there's still a lot we can explore.</w:t>
      </w:r>
    </w:p>
    <w:p w:rsidR="00000000" w:rsidDel="00000000" w:rsidP="00000000" w:rsidRDefault="00000000" w:rsidRPr="00000000" w14:paraId="00000054">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Maintenance:</w:t>
      </w:r>
      <w:r w:rsidDel="00000000" w:rsidR="00000000" w:rsidRPr="00000000">
        <w:rPr>
          <w:highlight w:val="white"/>
          <w:rtl w:val="0"/>
        </w:rPr>
        <w:t xml:space="preserve"> None.</w:t>
      </w:r>
    </w:p>
    <w:p w:rsidR="00000000" w:rsidDel="00000000" w:rsidP="00000000" w:rsidRDefault="00000000" w:rsidRPr="00000000" w14:paraId="00000055">
      <w:pPr>
        <w:numPr>
          <w:ilvl w:val="1"/>
          <w:numId w:val="6"/>
        </w:numPr>
        <w:spacing w:line="240" w:lineRule="auto"/>
        <w:ind w:left="1440" w:hanging="360"/>
        <w:jc w:val="both"/>
        <w:rPr>
          <w:rFonts w:ascii="Times New Roman" w:cs="Times New Roman" w:eastAsia="Times New Roman" w:hAnsi="Times New Roman"/>
        </w:rPr>
      </w:pPr>
      <w:r w:rsidDel="00000000" w:rsidR="00000000" w:rsidRPr="00000000">
        <w:rPr>
          <w:b w:val="1"/>
          <w:bCs w:val="1"/>
          <w:rtl w:val="0"/>
        </w:rPr>
        <w:t xml:space="preserve">Key Result: </w:t>
      </w:r>
      <w:r w:rsidDel="00000000" w:rsidR="00000000" w:rsidRPr="00000000">
        <w:rPr>
          <w:rtl w:val="0"/>
        </w:rPr>
        <w:t xml:space="preserve">Task 3.2: Bioresearch and astrobiology. Biological life support systems analysis. Radiation shielding, food, structures. How a DAO can help tackle some of these challenges. </w:t>
      </w:r>
    </w:p>
    <w:p w:rsidR="00000000" w:rsidDel="00000000" w:rsidP="00000000" w:rsidRDefault="00000000" w:rsidRPr="00000000" w14:paraId="00000056">
      <w:pPr>
        <w:numPr>
          <w:ilvl w:val="2"/>
          <w:numId w:val="6"/>
        </w:numPr>
        <w:spacing w:line="240" w:lineRule="auto"/>
        <w:ind w:left="2160" w:hanging="360"/>
        <w:jc w:val="both"/>
        <w:rPr>
          <w:rFonts w:ascii="Times New Roman" w:cs="Times New Roman" w:eastAsia="Times New Roman" w:hAnsi="Times New Roman"/>
        </w:rPr>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b w:val="1"/>
          <w:bCs w:val="1"/>
          <w:rtl w:val="0"/>
        </w:rPr>
        <w:t xml:space="preserve">(Ari Lead)</w:t>
      </w:r>
    </w:p>
    <w:p w:rsidR="00000000" w:rsidDel="00000000" w:rsidP="00000000" w:rsidRDefault="00000000" w:rsidRPr="00000000" w14:paraId="00000057">
      <w:pPr>
        <w:numPr>
          <w:ilvl w:val="2"/>
          <w:numId w:val="6"/>
        </w:numPr>
        <w:ind w:left="2160" w:hanging="360"/>
        <w:rPr>
          <w:rFonts w:ascii="Times New Roman" w:cs="Times New Roman" w:eastAsia="Times New Roman" w:hAnsi="Times New Roman"/>
        </w:rPr>
      </w:pPr>
      <w:r w:rsidDel="00000000" w:rsidR="00000000" w:rsidRPr="00000000">
        <w:rPr>
          <w:b w:val="1"/>
          <w:bCs w:val="1"/>
          <w:highlight w:val="white"/>
          <w:rtl w:val="0"/>
        </w:rPr>
        <w:t xml:space="preserve">Results</w:t>
      </w:r>
      <w:r w:rsidDel="00000000" w:rsidR="00000000" w:rsidRPr="00000000">
        <w:rPr>
          <w:highlight w:val="white"/>
          <w:rtl w:val="0"/>
        </w:rPr>
        <w:t xml:space="preserve">: Designed, launched, and facilitating a mission plan for lunar habitat from a DAO perspective. Results in May. </w:t>
      </w:r>
      <w:hyperlink r:id="rId30">
        <w:r w:rsidDel="00000000" w:rsidR="00000000" w:rsidRPr="00000000">
          <w:rPr>
            <w:color w:val="0000ee"/>
            <w:highlight w:val="white"/>
            <w:u w:val="single"/>
            <w:rtl w:val="0"/>
          </w:rPr>
          <w:t xml:space="preserve">Task 3.2 Research</w:t>
        </w:r>
      </w:hyperlink>
      <w:r w:rsidDel="00000000" w:rsidR="00000000" w:rsidRPr="00000000">
        <w:rPr>
          <w:rtl w:val="0"/>
        </w:rPr>
      </w:r>
    </w:p>
    <w:p w:rsidR="00000000" w:rsidDel="00000000" w:rsidP="00000000" w:rsidRDefault="00000000" w:rsidRPr="00000000" w14:paraId="00000058">
      <w:pPr>
        <w:numPr>
          <w:ilvl w:val="2"/>
          <w:numId w:val="6"/>
        </w:numPr>
        <w:ind w:left="2160" w:hanging="360"/>
        <w:rPr>
          <w:highlight w:val="white"/>
        </w:rPr>
      </w:pPr>
      <w:r w:rsidDel="00000000" w:rsidR="00000000" w:rsidRPr="00000000">
        <w:rPr>
          <w:b w:val="1"/>
          <w:bCs w:val="1"/>
          <w:highlight w:val="white"/>
          <w:rtl w:val="0"/>
        </w:rPr>
        <w:t xml:space="preserve">Score: .</w:t>
      </w:r>
      <w:r w:rsidDel="00000000" w:rsidR="00000000" w:rsidRPr="00000000">
        <w:rPr>
          <w:highlight w:val="white"/>
          <w:rtl w:val="0"/>
        </w:rPr>
        <w:t xml:space="preserve">5</w:t>
      </w:r>
    </w:p>
    <w:p w:rsidR="00000000" w:rsidDel="00000000" w:rsidP="00000000" w:rsidRDefault="00000000" w:rsidRPr="00000000" w14:paraId="00000059">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Learnings: </w:t>
      </w:r>
      <w:r w:rsidDel="00000000" w:rsidR="00000000" w:rsidRPr="00000000">
        <w:rPr>
          <w:highlight w:val="white"/>
          <w:rtl w:val="0"/>
        </w:rPr>
        <w:t xml:space="preserve">Nascent technology currently in development. </w:t>
      </w:r>
    </w:p>
    <w:p w:rsidR="00000000" w:rsidDel="00000000" w:rsidP="00000000" w:rsidRDefault="00000000" w:rsidRPr="00000000" w14:paraId="0000005A">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Maintenance: </w:t>
      </w:r>
      <w:r w:rsidDel="00000000" w:rsidR="00000000" w:rsidRPr="00000000">
        <w:rPr>
          <w:highlight w:val="white"/>
          <w:rtl w:val="0"/>
        </w:rPr>
        <w:t xml:space="preserve">Will follow up with University Student Research</w:t>
      </w:r>
    </w:p>
    <w:p w:rsidR="00000000" w:rsidDel="00000000" w:rsidP="00000000" w:rsidRDefault="00000000" w:rsidRPr="00000000" w14:paraId="0000005B">
      <w:pPr>
        <w:numPr>
          <w:ilvl w:val="1"/>
          <w:numId w:val="6"/>
        </w:numPr>
        <w:spacing w:line="240" w:lineRule="auto"/>
        <w:ind w:left="1440" w:hanging="360"/>
        <w:jc w:val="both"/>
        <w:rPr>
          <w:rFonts w:ascii="Times New Roman" w:cs="Times New Roman" w:eastAsia="Times New Roman" w:hAnsi="Times New Roman"/>
        </w:rPr>
      </w:pPr>
      <w:r w:rsidDel="00000000" w:rsidR="00000000" w:rsidRPr="00000000">
        <w:rPr>
          <w:b w:val="1"/>
          <w:bCs w:val="1"/>
          <w:rtl w:val="0"/>
        </w:rPr>
        <w:t xml:space="preserve">Key Result: </w:t>
      </w:r>
      <w:r w:rsidDel="00000000" w:rsidR="00000000" w:rsidRPr="00000000">
        <w:rPr>
          <w:rtl w:val="0"/>
        </w:rPr>
        <w:t xml:space="preserve">Task 3.3: In-situ resource utilization. Energy, water, material use on the Moon. How a DAO can help create neutral resources to create a foundation for other settlers to build upon. </w:t>
      </w:r>
    </w:p>
    <w:p w:rsidR="00000000" w:rsidDel="00000000" w:rsidP="00000000" w:rsidRDefault="00000000" w:rsidRPr="00000000" w14:paraId="0000005C">
      <w:pPr>
        <w:numPr>
          <w:ilvl w:val="2"/>
          <w:numId w:val="6"/>
        </w:numPr>
        <w:spacing w:line="240" w:lineRule="auto"/>
        <w:ind w:left="2160" w:hanging="360"/>
        <w:jc w:val="both"/>
        <w:rPr>
          <w:rFonts w:ascii="Times New Roman" w:cs="Times New Roman" w:eastAsia="Times New Roman" w:hAnsi="Times New Roman"/>
        </w:rPr>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b w:val="1"/>
          <w:bCs w:val="1"/>
          <w:rtl w:val="0"/>
        </w:rPr>
        <w:t xml:space="preserve">(Rod Lead)</w:t>
      </w:r>
    </w:p>
    <w:p w:rsidR="00000000" w:rsidDel="00000000" w:rsidP="00000000" w:rsidRDefault="00000000" w:rsidRPr="00000000" w14:paraId="0000005D">
      <w:pPr>
        <w:numPr>
          <w:ilvl w:val="2"/>
          <w:numId w:val="6"/>
        </w:numPr>
        <w:ind w:left="2160" w:hanging="360"/>
        <w:rPr>
          <w:rFonts w:ascii="Times New Roman" w:cs="Times New Roman" w:eastAsia="Times New Roman" w:hAnsi="Times New Roman"/>
        </w:rPr>
      </w:pPr>
      <w:r w:rsidDel="00000000" w:rsidR="00000000" w:rsidRPr="00000000">
        <w:rPr>
          <w:b w:val="1"/>
          <w:bCs w:val="1"/>
          <w:highlight w:val="white"/>
          <w:rtl w:val="0"/>
        </w:rPr>
        <w:t xml:space="preserve">Results</w:t>
      </w:r>
      <w:r w:rsidDel="00000000" w:rsidR="00000000" w:rsidRPr="00000000">
        <w:rPr>
          <w:highlight w:val="white"/>
          <w:rtl w:val="0"/>
        </w:rPr>
        <w:t xml:space="preserve">: To be included in Ari’s University Report</w:t>
      </w:r>
    </w:p>
    <w:p w:rsidR="00000000" w:rsidDel="00000000" w:rsidP="00000000" w:rsidRDefault="00000000" w:rsidRPr="00000000" w14:paraId="0000005E">
      <w:pPr>
        <w:numPr>
          <w:ilvl w:val="2"/>
          <w:numId w:val="6"/>
        </w:numPr>
        <w:ind w:left="2160" w:hanging="360"/>
        <w:rPr>
          <w:highlight w:val="white"/>
        </w:rPr>
      </w:pPr>
      <w:r w:rsidDel="00000000" w:rsidR="00000000" w:rsidRPr="00000000">
        <w:rPr>
          <w:b w:val="1"/>
          <w:bCs w:val="1"/>
          <w:highlight w:val="white"/>
          <w:rtl w:val="0"/>
        </w:rPr>
        <w:t xml:space="preserve">Score: </w:t>
      </w:r>
      <w:r w:rsidDel="00000000" w:rsidR="00000000" w:rsidRPr="00000000">
        <w:rPr>
          <w:highlight w:val="white"/>
          <w:rtl w:val="0"/>
        </w:rPr>
        <w:t xml:space="preserve">.5</w:t>
      </w:r>
    </w:p>
    <w:p w:rsidR="00000000" w:rsidDel="00000000" w:rsidP="00000000" w:rsidRDefault="00000000" w:rsidRPr="00000000" w14:paraId="0000005F">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Learnings: </w:t>
      </w:r>
      <w:r w:rsidDel="00000000" w:rsidR="00000000" w:rsidRPr="00000000">
        <w:rPr>
          <w:highlight w:val="white"/>
          <w:rtl w:val="0"/>
        </w:rPr>
        <w:t xml:space="preserve">Major advancements coming through Arrtemis Program</w:t>
      </w:r>
    </w:p>
    <w:p w:rsidR="00000000" w:rsidDel="00000000" w:rsidP="00000000" w:rsidRDefault="00000000" w:rsidRPr="00000000" w14:paraId="00000060">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Maintenance: </w:t>
      </w:r>
      <w:r w:rsidDel="00000000" w:rsidR="00000000" w:rsidRPr="00000000">
        <w:rPr>
          <w:highlight w:val="white"/>
          <w:rtl w:val="0"/>
        </w:rPr>
        <w:t xml:space="preserve">Supporting students and will publish a report at the end of the semester.</w:t>
      </w:r>
    </w:p>
    <w:p w:rsidR="00000000" w:rsidDel="00000000" w:rsidP="00000000" w:rsidRDefault="00000000" w:rsidRPr="00000000" w14:paraId="00000061">
      <w:pPr>
        <w:numPr>
          <w:ilvl w:val="1"/>
          <w:numId w:val="6"/>
        </w:numPr>
        <w:spacing w:line="240" w:lineRule="auto"/>
        <w:ind w:left="1440" w:hanging="360"/>
        <w:jc w:val="both"/>
        <w:rPr>
          <w:rFonts w:ascii="Times New Roman" w:cs="Times New Roman" w:eastAsia="Times New Roman" w:hAnsi="Times New Roman"/>
        </w:rPr>
      </w:pPr>
      <w:r w:rsidDel="00000000" w:rsidR="00000000" w:rsidRPr="00000000">
        <w:rPr>
          <w:b w:val="1"/>
          <w:bCs w:val="1"/>
          <w:rtl w:val="0"/>
        </w:rPr>
        <w:t xml:space="preserve">Key Result: </w:t>
      </w:r>
      <w:r w:rsidDel="00000000" w:rsidR="00000000" w:rsidRPr="00000000">
        <w:rPr>
          <w:rtl w:val="0"/>
        </w:rPr>
        <w:t xml:space="preserve">Task 3.4: Establish a common set of criteria for evaluating ideas that extends on the following rough criteria: </w:t>
      </w:r>
    </w:p>
    <w:p w:rsidR="00000000" w:rsidDel="00000000" w:rsidP="00000000" w:rsidRDefault="00000000" w:rsidRPr="00000000" w14:paraId="00000062">
      <w:pPr>
        <w:numPr>
          <w:ilvl w:val="3"/>
          <w:numId w:val="6"/>
        </w:numPr>
        <w:spacing w:line="240" w:lineRule="auto"/>
        <w:ind w:left="2880" w:hanging="360"/>
        <w:jc w:val="both"/>
        <w:rPr/>
      </w:pPr>
      <w:r w:rsidDel="00000000" w:rsidR="00000000" w:rsidRPr="00000000">
        <w:rPr>
          <w:rtl w:val="0"/>
        </w:rPr>
        <w:t xml:space="preserve">Within the technical capabilities of the DAO (or presents an ambitious challenge that is within reach of our technical abilities).</w:t>
      </w:r>
    </w:p>
    <w:p w:rsidR="00000000" w:rsidDel="00000000" w:rsidP="00000000" w:rsidRDefault="00000000" w:rsidRPr="00000000" w14:paraId="00000063">
      <w:pPr>
        <w:numPr>
          <w:ilvl w:val="3"/>
          <w:numId w:val="6"/>
        </w:numPr>
        <w:spacing w:line="240" w:lineRule="auto"/>
        <w:ind w:left="2880" w:hanging="360"/>
        <w:jc w:val="both"/>
        <w:rPr/>
      </w:pPr>
      <w:r w:rsidDel="00000000" w:rsidR="00000000" w:rsidRPr="00000000">
        <w:rPr>
          <w:rtl w:val="0"/>
        </w:rPr>
        <w:t xml:space="preserve">Creates a sustainable future revenue stream for the DAO.</w:t>
      </w:r>
    </w:p>
    <w:p w:rsidR="00000000" w:rsidDel="00000000" w:rsidP="00000000" w:rsidRDefault="00000000" w:rsidRPr="00000000" w14:paraId="00000064">
      <w:pPr>
        <w:numPr>
          <w:ilvl w:val="3"/>
          <w:numId w:val="6"/>
        </w:numPr>
        <w:spacing w:line="240" w:lineRule="auto"/>
        <w:ind w:left="2880" w:hanging="360"/>
        <w:jc w:val="both"/>
        <w:rPr/>
      </w:pPr>
      <w:r w:rsidDel="00000000" w:rsidR="00000000" w:rsidRPr="00000000">
        <w:rPr>
          <w:rtl w:val="0"/>
        </w:rPr>
        <w:t xml:space="preserve">In-line with our values and secures a positive future settlement on the Moon that includes MoonDAO members.</w:t>
      </w:r>
    </w:p>
    <w:p w:rsidR="00000000" w:rsidDel="00000000" w:rsidP="00000000" w:rsidRDefault="00000000" w:rsidRPr="00000000" w14:paraId="00000065">
      <w:pPr>
        <w:numPr>
          <w:ilvl w:val="3"/>
          <w:numId w:val="6"/>
        </w:numPr>
        <w:spacing w:line="240" w:lineRule="auto"/>
        <w:ind w:left="2880" w:hanging="360"/>
        <w:jc w:val="both"/>
        <w:rPr/>
      </w:pPr>
      <w:r w:rsidDel="00000000" w:rsidR="00000000" w:rsidRPr="00000000">
        <w:rPr>
          <w:rtl w:val="0"/>
        </w:rPr>
        <w:t xml:space="preserve">A DAO is uniquely positioned to challenge the challenge.</w:t>
      </w:r>
    </w:p>
    <w:p w:rsidR="00000000" w:rsidDel="00000000" w:rsidP="00000000" w:rsidRDefault="00000000" w:rsidRPr="00000000" w14:paraId="00000066">
      <w:pPr>
        <w:numPr>
          <w:ilvl w:val="3"/>
          <w:numId w:val="6"/>
        </w:numPr>
        <w:spacing w:line="240" w:lineRule="auto"/>
        <w:ind w:left="2880" w:hanging="360"/>
        <w:jc w:val="both"/>
        <w:rPr/>
      </w:pPr>
      <w:r w:rsidDel="00000000" w:rsidR="00000000" w:rsidRPr="00000000">
        <w:rPr>
          <w:rtl w:val="0"/>
        </w:rPr>
        <w:t xml:space="preserve">Achievable in the next 1-2 years.</w:t>
      </w:r>
    </w:p>
    <w:p w:rsidR="00000000" w:rsidDel="00000000" w:rsidP="00000000" w:rsidRDefault="00000000" w:rsidRPr="00000000" w14:paraId="00000067">
      <w:pPr>
        <w:numPr>
          <w:ilvl w:val="3"/>
          <w:numId w:val="6"/>
        </w:numPr>
        <w:spacing w:line="240" w:lineRule="auto"/>
        <w:ind w:left="2880" w:hanging="360"/>
        <w:jc w:val="both"/>
        <w:rPr/>
      </w:pPr>
      <w:r w:rsidDel="00000000" w:rsidR="00000000" w:rsidRPr="00000000">
        <w:rPr>
          <w:rtl w:val="0"/>
        </w:rPr>
        <w:t xml:space="preserve">Costs no more than 10 million.</w:t>
      </w:r>
    </w:p>
    <w:p w:rsidR="00000000" w:rsidDel="00000000" w:rsidP="00000000" w:rsidRDefault="00000000" w:rsidRPr="00000000" w14:paraId="00000068">
      <w:pPr>
        <w:numPr>
          <w:ilvl w:val="2"/>
          <w:numId w:val="6"/>
        </w:numPr>
        <w:spacing w:line="240" w:lineRule="auto"/>
        <w:ind w:left="2160" w:hanging="360"/>
        <w:jc w:val="both"/>
        <w:rPr>
          <w:rFonts w:ascii="Times New Roman" w:cs="Times New Roman" w:eastAsia="Times New Roman" w:hAnsi="Times New Roman"/>
        </w:rPr>
      </w:pPr>
      <w:r w:rsidDel="00000000" w:rsidR="00000000" w:rsidRPr="00000000">
        <w:rPr>
          <w:b w:val="1"/>
          <w:bCs w:val="1"/>
          <w:highlight w:val="white"/>
          <w:rtl w:val="0"/>
        </w:rPr>
        <w:t xml:space="preserve">Member(s)</w:t>
      </w:r>
      <w:r w:rsidDel="00000000" w:rsidR="00000000" w:rsidRPr="00000000">
        <w:rPr>
          <w:highlight w:val="white"/>
          <w:rtl w:val="0"/>
        </w:rPr>
        <w:t xml:space="preserve">:</w:t>
      </w:r>
      <w:r w:rsidDel="00000000" w:rsidR="00000000" w:rsidRPr="00000000">
        <w:rPr>
          <w:b w:val="1"/>
          <w:bCs w:val="1"/>
          <w:rtl w:val="0"/>
        </w:rPr>
        <w:t xml:space="preserve">(Pablo Lead)</w:t>
      </w:r>
    </w:p>
    <w:p w:rsidR="00000000" w:rsidDel="00000000" w:rsidP="00000000" w:rsidRDefault="00000000" w:rsidRPr="00000000" w14:paraId="00000069">
      <w:pPr>
        <w:numPr>
          <w:ilvl w:val="2"/>
          <w:numId w:val="6"/>
        </w:numPr>
        <w:ind w:left="2160" w:hanging="360"/>
        <w:rPr>
          <w:rFonts w:ascii="Times New Roman" w:cs="Times New Roman" w:eastAsia="Times New Roman" w:hAnsi="Times New Roman"/>
        </w:rPr>
      </w:pPr>
      <w:r w:rsidDel="00000000" w:rsidR="00000000" w:rsidRPr="00000000">
        <w:rPr>
          <w:b w:val="1"/>
          <w:bCs w:val="1"/>
          <w:highlight w:val="white"/>
          <w:rtl w:val="0"/>
        </w:rPr>
        <w:t xml:space="preserve">Results</w:t>
      </w:r>
      <w:r w:rsidDel="00000000" w:rsidR="00000000" w:rsidRPr="00000000">
        <w:rPr>
          <w:highlight w:val="white"/>
          <w:rtl w:val="0"/>
        </w:rPr>
        <w:t xml:space="preserve">: Although we created many ideas for projects, there were none that formally passed through governance or people proposing new ideas in the guild. No common criteria was established outside of what we put together for the roadmap.</w:t>
      </w:r>
    </w:p>
    <w:p w:rsidR="00000000" w:rsidDel="00000000" w:rsidP="00000000" w:rsidRDefault="00000000" w:rsidRPr="00000000" w14:paraId="0000006A">
      <w:pPr>
        <w:numPr>
          <w:ilvl w:val="2"/>
          <w:numId w:val="6"/>
        </w:numPr>
        <w:ind w:left="2160" w:hanging="360"/>
        <w:rPr>
          <w:highlight w:val="white"/>
        </w:rPr>
      </w:pPr>
      <w:r w:rsidDel="00000000" w:rsidR="00000000" w:rsidRPr="00000000">
        <w:rPr>
          <w:b w:val="1"/>
          <w:bCs w:val="1"/>
          <w:highlight w:val="white"/>
          <w:rtl w:val="0"/>
        </w:rPr>
        <w:t xml:space="preserve">Score: 0.2</w:t>
      </w:r>
    </w:p>
    <w:p w:rsidR="00000000" w:rsidDel="00000000" w:rsidP="00000000" w:rsidRDefault="00000000" w:rsidRPr="00000000" w14:paraId="0000006B">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Learnings:</w:t>
      </w:r>
      <w:r w:rsidDel="00000000" w:rsidR="00000000" w:rsidRPr="00000000">
        <w:rPr>
          <w:highlight w:val="white"/>
          <w:rtl w:val="0"/>
        </w:rPr>
        <w:t xml:space="preserve"> We need better outreach to engineers. We’re hoping that with the roadmap we can do more calls for proposals from members.</w:t>
      </w:r>
    </w:p>
    <w:p w:rsidR="00000000" w:rsidDel="00000000" w:rsidP="00000000" w:rsidRDefault="00000000" w:rsidRPr="00000000" w14:paraId="0000006C">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Maintenance: None.</w:t>
      </w:r>
    </w:p>
    <w:p w:rsidR="00000000" w:rsidDel="00000000" w:rsidP="00000000" w:rsidRDefault="00000000" w:rsidRPr="00000000" w14:paraId="0000006D">
      <w:pPr>
        <w:spacing w:line="240" w:lineRule="auto"/>
        <w:ind w:left="2880" w:firstLine="0"/>
        <w:jc w:val="both"/>
        <w:rPr/>
      </w:pPr>
      <w:r w:rsidDel="00000000" w:rsidR="00000000" w:rsidRPr="00000000">
        <w:rPr>
          <w:rtl w:val="0"/>
        </w:rPr>
      </w:r>
    </w:p>
    <w:p w:rsidR="00000000" w:rsidDel="00000000" w:rsidP="00000000" w:rsidRDefault="00000000" w:rsidRPr="00000000" w14:paraId="0000006E">
      <w:pPr>
        <w:spacing w:line="240" w:lineRule="auto"/>
        <w:ind w:left="2880" w:firstLine="0"/>
        <w:jc w:val="both"/>
        <w:rPr/>
      </w:pPr>
      <w:r w:rsidDel="00000000" w:rsidR="00000000" w:rsidRPr="00000000">
        <w:rPr>
          <w:rtl w:val="0"/>
        </w:rPr>
      </w:r>
    </w:p>
    <w:p w:rsidR="00000000" w:rsidDel="00000000" w:rsidP="00000000" w:rsidRDefault="00000000" w:rsidRPr="00000000" w14:paraId="0000006F">
      <w:pPr>
        <w:spacing w:line="240" w:lineRule="auto"/>
        <w:ind w:left="720" w:firstLine="0"/>
        <w:jc w:val="both"/>
        <w:rPr>
          <w:b w:val="1"/>
          <w:bCs w:val="1"/>
        </w:rPr>
      </w:pPr>
      <w:r w:rsidDel="00000000" w:rsidR="00000000" w:rsidRPr="00000000">
        <w:rPr>
          <w:b w:val="1"/>
          <w:bCs w:val="1"/>
          <w:rtl w:val="0"/>
        </w:rPr>
        <w:t xml:space="preserve">4. Objective 4: Find one space engineering firm that is willing to outsource some of their tasks to create a bounty on our DeWork page as a pilot for a revenue stream in the DAO. (Pablo)</w:t>
      </w:r>
    </w:p>
    <w:p w:rsidR="00000000" w:rsidDel="00000000" w:rsidP="00000000" w:rsidRDefault="00000000" w:rsidRPr="00000000" w14:paraId="00000070">
      <w:pPr>
        <w:numPr>
          <w:ilvl w:val="1"/>
          <w:numId w:val="6"/>
        </w:numPr>
        <w:spacing w:line="240" w:lineRule="auto"/>
        <w:ind w:left="1440" w:hanging="360"/>
        <w:jc w:val="both"/>
        <w:rPr>
          <w:rFonts w:ascii="Times New Roman" w:cs="Times New Roman" w:eastAsia="Times New Roman" w:hAnsi="Times New Roman"/>
        </w:rPr>
      </w:pPr>
      <w:r w:rsidDel="00000000" w:rsidR="00000000" w:rsidRPr="00000000">
        <w:rPr>
          <w:rtl w:val="0"/>
        </w:rPr>
        <w:t xml:space="preserve">Task 4.1: Find at least one partner that is mission aligned with MoonDAO and is willing to have MoonDAO’s guild to complete a bounty for them. </w:t>
      </w:r>
      <w:r w:rsidDel="00000000" w:rsidR="00000000" w:rsidRPr="00000000">
        <w:rPr>
          <w:b w:val="1"/>
          <w:bCs w:val="1"/>
          <w:rtl w:val="0"/>
        </w:rPr>
        <w:t xml:space="preserve">(Pablo Lead)</w:t>
      </w:r>
    </w:p>
    <w:p w:rsidR="00000000" w:rsidDel="00000000" w:rsidP="00000000" w:rsidRDefault="00000000" w:rsidRPr="00000000" w14:paraId="00000071">
      <w:pPr>
        <w:numPr>
          <w:ilvl w:val="2"/>
          <w:numId w:val="6"/>
        </w:numPr>
        <w:spacing w:line="240" w:lineRule="auto"/>
        <w:ind w:left="2160" w:hanging="360"/>
        <w:jc w:val="both"/>
        <w:rPr>
          <w:rFonts w:ascii="Times New Roman" w:cs="Times New Roman" w:eastAsia="Times New Roman" w:hAnsi="Times New Roman"/>
        </w:rPr>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b w:val="1"/>
          <w:bCs w:val="1"/>
          <w:rtl w:val="0"/>
        </w:rPr>
        <w:t xml:space="preserve">(Pablo Lead)</w:t>
      </w:r>
    </w:p>
    <w:p w:rsidR="00000000" w:rsidDel="00000000" w:rsidP="00000000" w:rsidRDefault="00000000" w:rsidRPr="00000000" w14:paraId="00000072">
      <w:pPr>
        <w:numPr>
          <w:ilvl w:val="2"/>
          <w:numId w:val="6"/>
        </w:numPr>
        <w:ind w:left="2160" w:hanging="360"/>
        <w:rPr>
          <w:rFonts w:ascii="Times New Roman" w:cs="Times New Roman" w:eastAsia="Times New Roman" w:hAnsi="Times New Roman"/>
        </w:rPr>
      </w:pPr>
      <w:r w:rsidDel="00000000" w:rsidR="00000000" w:rsidRPr="00000000">
        <w:rPr>
          <w:b w:val="1"/>
          <w:bCs w:val="1"/>
          <w:highlight w:val="white"/>
          <w:rtl w:val="0"/>
        </w:rPr>
        <w:t xml:space="preserve">Results</w:t>
      </w:r>
      <w:r w:rsidDel="00000000" w:rsidR="00000000" w:rsidRPr="00000000">
        <w:rPr>
          <w:highlight w:val="white"/>
          <w:rtl w:val="0"/>
        </w:rPr>
        <w:t xml:space="preserve">: We had a lead on this and got pretty far, they wanted to create something so that people could put personal items like ashes into space, after talking to us they realized that their idea was infeasible for what they wanted to do with retrieval, but ultimately it was just a quick analysis and not a contract was drafted. I still consider this still unfinished.</w:t>
      </w:r>
    </w:p>
    <w:p w:rsidR="00000000" w:rsidDel="00000000" w:rsidP="00000000" w:rsidRDefault="00000000" w:rsidRPr="00000000" w14:paraId="00000073">
      <w:pPr>
        <w:numPr>
          <w:ilvl w:val="2"/>
          <w:numId w:val="6"/>
        </w:numPr>
        <w:ind w:left="2160" w:hanging="360"/>
        <w:rPr>
          <w:highlight w:val="white"/>
        </w:rPr>
      </w:pPr>
      <w:r w:rsidDel="00000000" w:rsidR="00000000" w:rsidRPr="00000000">
        <w:rPr>
          <w:b w:val="1"/>
          <w:bCs w:val="1"/>
          <w:highlight w:val="white"/>
          <w:rtl w:val="0"/>
        </w:rPr>
        <w:t xml:space="preserve">Score: 0.2</w:t>
      </w:r>
    </w:p>
    <w:p w:rsidR="00000000" w:rsidDel="00000000" w:rsidP="00000000" w:rsidRDefault="00000000" w:rsidRPr="00000000" w14:paraId="00000074">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Learnings: </w:t>
      </w:r>
      <w:r w:rsidDel="00000000" w:rsidR="00000000" w:rsidRPr="00000000">
        <w:rPr>
          <w:highlight w:val="white"/>
          <w:rtl w:val="0"/>
        </w:rPr>
        <w:t xml:space="preserve">We need a better model of how to create this marketplace. Maybe we can leverage the new NFT marketplace to create standard contracts in the form of NFTs. We need better external communications and building a reputation of having quality engineers. Volume for a two way marketplace. Would be good to build a list of capabilities and backgrounds, and create a directory of engineers at MoonDAO that are available for work.</w:t>
      </w:r>
    </w:p>
    <w:p w:rsidR="00000000" w:rsidDel="00000000" w:rsidP="00000000" w:rsidRDefault="00000000" w:rsidRPr="00000000" w14:paraId="00000075">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Maintenance: None</w:t>
      </w:r>
      <w:r w:rsidDel="00000000" w:rsidR="00000000" w:rsidRPr="00000000">
        <w:rPr>
          <w:rtl w:val="0"/>
        </w:rPr>
      </w:r>
    </w:p>
    <w:p w:rsidR="00000000" w:rsidDel="00000000" w:rsidP="00000000" w:rsidRDefault="00000000" w:rsidRPr="00000000" w14:paraId="00000076">
      <w:pPr>
        <w:numPr>
          <w:ilvl w:val="1"/>
          <w:numId w:val="6"/>
        </w:numPr>
        <w:spacing w:line="240" w:lineRule="auto"/>
        <w:ind w:left="1440" w:hanging="360"/>
        <w:jc w:val="both"/>
        <w:rPr>
          <w:rFonts w:ascii="Times New Roman" w:cs="Times New Roman" w:eastAsia="Times New Roman" w:hAnsi="Times New Roman"/>
        </w:rPr>
      </w:pPr>
      <w:r w:rsidDel="00000000" w:rsidR="00000000" w:rsidRPr="00000000">
        <w:rPr>
          <w:rtl w:val="0"/>
        </w:rPr>
        <w:t xml:space="preserve">Task 4.2: Manage the logistical, operations, and legal around matching that task with guild members and the right revenue split between the member and the company. </w:t>
      </w:r>
      <w:r w:rsidDel="00000000" w:rsidR="00000000" w:rsidRPr="00000000">
        <w:rPr>
          <w:b w:val="1"/>
          <w:bCs w:val="1"/>
          <w:rtl w:val="0"/>
        </w:rPr>
        <w:t xml:space="preserve">(Pablo Lead)</w:t>
      </w:r>
    </w:p>
    <w:p w:rsidR="00000000" w:rsidDel="00000000" w:rsidP="00000000" w:rsidRDefault="00000000" w:rsidRPr="00000000" w14:paraId="00000077">
      <w:pPr>
        <w:numPr>
          <w:ilvl w:val="2"/>
          <w:numId w:val="6"/>
        </w:numPr>
        <w:spacing w:line="240" w:lineRule="auto"/>
        <w:ind w:left="2160" w:hanging="360"/>
        <w:jc w:val="both"/>
        <w:rPr>
          <w:rFonts w:ascii="Times New Roman" w:cs="Times New Roman" w:eastAsia="Times New Roman" w:hAnsi="Times New Roman"/>
        </w:rPr>
      </w:pPr>
      <w:r w:rsidDel="00000000" w:rsidR="00000000" w:rsidRPr="00000000">
        <w:rPr>
          <w:b w:val="1"/>
          <w:bCs w:val="1"/>
          <w:highlight w:val="white"/>
          <w:rtl w:val="0"/>
        </w:rPr>
        <w:t xml:space="preserve">Member(s)</w:t>
      </w:r>
      <w:r w:rsidDel="00000000" w:rsidR="00000000" w:rsidRPr="00000000">
        <w:rPr>
          <w:highlight w:val="white"/>
          <w:rtl w:val="0"/>
        </w:rPr>
        <w:t xml:space="preserve">: </w:t>
      </w:r>
      <w:r w:rsidDel="00000000" w:rsidR="00000000" w:rsidRPr="00000000">
        <w:rPr>
          <w:b w:val="1"/>
          <w:bCs w:val="1"/>
          <w:rtl w:val="0"/>
        </w:rPr>
        <w:t xml:space="preserve">(Pablo Lead)</w:t>
      </w:r>
    </w:p>
    <w:p w:rsidR="00000000" w:rsidDel="00000000" w:rsidP="00000000" w:rsidRDefault="00000000" w:rsidRPr="00000000" w14:paraId="00000078">
      <w:pPr>
        <w:numPr>
          <w:ilvl w:val="2"/>
          <w:numId w:val="6"/>
        </w:numPr>
        <w:ind w:left="2160" w:hanging="360"/>
        <w:rPr>
          <w:rFonts w:ascii="Times New Roman" w:cs="Times New Roman" w:eastAsia="Times New Roman" w:hAnsi="Times New Roman"/>
        </w:rPr>
      </w:pPr>
      <w:r w:rsidDel="00000000" w:rsidR="00000000" w:rsidRPr="00000000">
        <w:rPr>
          <w:b w:val="1"/>
          <w:bCs w:val="1"/>
          <w:highlight w:val="white"/>
          <w:rtl w:val="0"/>
        </w:rPr>
        <w:t xml:space="preserve">Results</w:t>
      </w:r>
      <w:r w:rsidDel="00000000" w:rsidR="00000000" w:rsidRPr="00000000">
        <w:rPr>
          <w:highlight w:val="white"/>
          <w:rtl w:val="0"/>
        </w:rPr>
        <w:t xml:space="preserve">: See above. No contract was drafted. This is unfinished.</w:t>
      </w:r>
    </w:p>
    <w:p w:rsidR="00000000" w:rsidDel="00000000" w:rsidP="00000000" w:rsidRDefault="00000000" w:rsidRPr="00000000" w14:paraId="00000079">
      <w:pPr>
        <w:numPr>
          <w:ilvl w:val="2"/>
          <w:numId w:val="6"/>
        </w:numPr>
        <w:ind w:left="2160" w:hanging="360"/>
        <w:rPr>
          <w:highlight w:val="white"/>
        </w:rPr>
      </w:pPr>
      <w:r w:rsidDel="00000000" w:rsidR="00000000" w:rsidRPr="00000000">
        <w:rPr>
          <w:b w:val="1"/>
          <w:bCs w:val="1"/>
          <w:highlight w:val="white"/>
          <w:rtl w:val="0"/>
        </w:rPr>
        <w:t xml:space="preserve">Score: 0</w:t>
      </w:r>
    </w:p>
    <w:p w:rsidR="00000000" w:rsidDel="00000000" w:rsidP="00000000" w:rsidRDefault="00000000" w:rsidRPr="00000000" w14:paraId="0000007A">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Learnings: </w:t>
      </w:r>
      <w:r w:rsidDel="00000000" w:rsidR="00000000" w:rsidRPr="00000000">
        <w:rPr>
          <w:highlight w:val="white"/>
          <w:rtl w:val="0"/>
        </w:rPr>
        <w:t xml:space="preserve">See above.</w:t>
      </w:r>
    </w:p>
    <w:p w:rsidR="00000000" w:rsidDel="00000000" w:rsidP="00000000" w:rsidRDefault="00000000" w:rsidRPr="00000000" w14:paraId="0000007B">
      <w:pPr>
        <w:numPr>
          <w:ilvl w:val="2"/>
          <w:numId w:val="6"/>
        </w:numPr>
        <w:ind w:left="2160" w:hanging="360"/>
        <w:rPr>
          <w:rFonts w:ascii="Times New Roman" w:cs="Times New Roman" w:eastAsia="Times New Roman" w:hAnsi="Times New Roman"/>
          <w:highlight w:val="white"/>
        </w:rPr>
      </w:pPr>
      <w:r w:rsidDel="00000000" w:rsidR="00000000" w:rsidRPr="00000000">
        <w:rPr>
          <w:b w:val="1"/>
          <w:bCs w:val="1"/>
          <w:highlight w:val="white"/>
          <w:rtl w:val="0"/>
        </w:rPr>
        <w:t xml:space="preserve">Maintenance: None</w:t>
      </w:r>
      <w:r w:rsidDel="00000000" w:rsidR="00000000" w:rsidRPr="00000000">
        <w:rPr>
          <w:rtl w:val="0"/>
        </w:rPr>
      </w:r>
    </w:p>
    <w:p w:rsidR="00000000" w:rsidDel="00000000" w:rsidP="00000000" w:rsidRDefault="00000000" w:rsidRPr="00000000" w14:paraId="0000007C">
      <w:pPr>
        <w:ind w:left="720" w:firstLine="0"/>
        <w:rPr>
          <w:b w:val="1"/>
          <w:bCs w:val="1"/>
        </w:rPr>
      </w:pPr>
      <w:r w:rsidDel="00000000" w:rsidR="00000000" w:rsidRPr="00000000">
        <w:rPr>
          <w:b w:val="1"/>
          <w:bCs w:val="1"/>
          <w:highlight w:val="white"/>
          <w:rtl w:val="0"/>
        </w:rPr>
        <w:t xml:space="preserve">5. Objective 5:</w:t>
      </w:r>
      <w:r w:rsidDel="00000000" w:rsidR="00000000" w:rsidRPr="00000000">
        <w:rPr>
          <w:rtl w:val="0"/>
        </w:rPr>
        <w:t xml:space="preserve"> Figure out ways to converge Decentralized Science and Open Hardware to benefit the overall development of new and existing technology within MoonDAO. (Manuel Lead)</w:t>
      </w:r>
      <w:r w:rsidDel="00000000" w:rsidR="00000000" w:rsidRPr="00000000">
        <w:rPr>
          <w:rtl w:val="0"/>
        </w:rPr>
      </w:r>
    </w:p>
    <w:p w:rsidR="00000000" w:rsidDel="00000000" w:rsidP="00000000" w:rsidRDefault="00000000" w:rsidRPr="00000000" w14:paraId="0000007D">
      <w:pPr>
        <w:numPr>
          <w:ilvl w:val="0"/>
          <w:numId w:val="2"/>
        </w:numPr>
        <w:ind w:left="2160" w:hanging="360"/>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5.1 Identify, build and implement Decentralized Science tools for scientists to contribute their research to MoonDAO.</w:t>
      </w:r>
    </w:p>
    <w:p w:rsidR="00000000" w:rsidDel="00000000" w:rsidP="00000000" w:rsidRDefault="00000000" w:rsidRPr="00000000" w14:paraId="0000007E">
      <w:pPr>
        <w:numPr>
          <w:ilvl w:val="1"/>
          <w:numId w:val="2"/>
        </w:numPr>
        <w:ind w:left="2880" w:hanging="360"/>
        <w:rPr/>
      </w:pPr>
      <w:r w:rsidDel="00000000" w:rsidR="00000000" w:rsidRPr="00000000">
        <w:rPr>
          <w:b w:val="1"/>
          <w:bCs w:val="1"/>
          <w:highlight w:val="white"/>
          <w:rtl w:val="0"/>
        </w:rPr>
        <w:t xml:space="preserve">Member(s)</w:t>
      </w:r>
      <w:r w:rsidDel="00000000" w:rsidR="00000000" w:rsidRPr="00000000">
        <w:rPr>
          <w:highlight w:val="white"/>
          <w:rtl w:val="0"/>
        </w:rPr>
        <w:t xml:space="preserve">: Manuel</w:t>
      </w:r>
    </w:p>
    <w:p w:rsidR="00000000" w:rsidDel="00000000" w:rsidP="00000000" w:rsidRDefault="00000000" w:rsidRPr="00000000" w14:paraId="0000007F">
      <w:pPr>
        <w:numPr>
          <w:ilvl w:val="1"/>
          <w:numId w:val="2"/>
        </w:numPr>
        <w:ind w:left="2880" w:hanging="360"/>
        <w:rPr/>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31">
        <w:r w:rsidDel="00000000" w:rsidR="00000000" w:rsidRPr="00000000">
          <w:rPr>
            <w:color w:val="0000ee"/>
            <w:highlight w:val="white"/>
            <w:u w:val="single"/>
            <w:rtl w:val="0"/>
          </w:rPr>
          <w:t xml:space="preserve">Space Technology Papers Results</w:t>
        </w:r>
      </w:hyperlink>
      <w:hyperlink r:id="rId32">
        <w:r w:rsidDel="00000000" w:rsidR="00000000" w:rsidRPr="00000000">
          <w:rPr>
            <w:color w:val="0000ee"/>
            <w:highlight w:val="white"/>
            <w:u w:val="single"/>
            <w:rtl w:val="0"/>
          </w:rPr>
          <w:t xml:space="preserve">Challenges in Science - DeSci</w:t>
        </w:r>
      </w:hyperlink>
      <w:hyperlink r:id="rId33">
        <w:r w:rsidDel="00000000" w:rsidR="00000000" w:rsidRPr="00000000">
          <w:rPr>
            <w:color w:val="0000ee"/>
            <w:highlight w:val="white"/>
            <w:u w:val="single"/>
            <w:rtl w:val="0"/>
          </w:rPr>
          <w:t xml:space="preserve">DeSci Tools Overview</w:t>
        </w:r>
      </w:hyperlink>
      <w:r w:rsidDel="00000000" w:rsidR="00000000" w:rsidRPr="00000000">
        <w:rPr>
          <w:rtl w:val="0"/>
        </w:rPr>
      </w:r>
    </w:p>
    <w:p w:rsidR="00000000" w:rsidDel="00000000" w:rsidP="00000000" w:rsidRDefault="00000000" w:rsidRPr="00000000" w14:paraId="00000080">
      <w:pPr>
        <w:numPr>
          <w:ilvl w:val="1"/>
          <w:numId w:val="2"/>
        </w:numPr>
        <w:ind w:left="2880" w:hanging="360"/>
        <w:rPr/>
      </w:pPr>
      <w:r w:rsidDel="00000000" w:rsidR="00000000" w:rsidRPr="00000000">
        <w:rPr>
          <w:b w:val="1"/>
          <w:bCs w:val="1"/>
          <w:highlight w:val="white"/>
          <w:rtl w:val="0"/>
        </w:rPr>
        <w:t xml:space="preserve">Score: 0.9</w:t>
      </w:r>
      <w:r w:rsidDel="00000000" w:rsidR="00000000" w:rsidRPr="00000000">
        <w:rPr>
          <w:rtl w:val="0"/>
        </w:rPr>
      </w:r>
    </w:p>
    <w:p w:rsidR="00000000" w:rsidDel="00000000" w:rsidP="00000000" w:rsidRDefault="00000000" w:rsidRPr="00000000" w14:paraId="00000081">
      <w:pPr>
        <w:numPr>
          <w:ilvl w:val="1"/>
          <w:numId w:val="2"/>
        </w:numPr>
        <w:ind w:left="2880" w:hanging="360"/>
        <w:rPr/>
      </w:pPr>
      <w:r w:rsidDel="00000000" w:rsidR="00000000" w:rsidRPr="00000000">
        <w:rPr>
          <w:b w:val="1"/>
          <w:bCs w:val="1"/>
          <w:highlight w:val="white"/>
          <w:rtl w:val="0"/>
        </w:rPr>
        <w:t xml:space="preserve">Learnings: !This report is for current and future MoonDAO members to orient in the Academic world, in the Intellectual Property markets and Prototyping facilities!</w:t>
      </w:r>
    </w:p>
    <w:p w:rsidR="00000000" w:rsidDel="00000000" w:rsidP="00000000" w:rsidRDefault="00000000" w:rsidRPr="00000000" w14:paraId="00000082">
      <w:pPr>
        <w:ind w:left="2880" w:firstLine="0"/>
        <w:rPr>
          <w:i w:val="1"/>
          <w:iCs w:val="1"/>
          <w:color w:val="1155cc"/>
          <w:highlight w:val="white"/>
          <w:u w:val="single"/>
        </w:rPr>
      </w:pPr>
      <w:r w:rsidDel="00000000" w:rsidR="00000000" w:rsidRPr="00000000">
        <w:rPr>
          <w:highlight w:val="white"/>
          <w:rtl w:val="0"/>
        </w:rPr>
        <w:t xml:space="preserve">(</w:t>
      </w:r>
      <w:hyperlink r:id="rId34">
        <w:r w:rsidDel="00000000" w:rsidR="00000000" w:rsidRPr="00000000">
          <w:rPr>
            <w:color w:val="1155cc"/>
            <w:highlight w:val="white"/>
            <w:u w:val="single"/>
            <w:rtl w:val="0"/>
          </w:rPr>
          <w:t xml:space="preserve">https://www.nasa.gov/sites/default/files/atoms/files/commercial_space_technology_roadmap.pdf</w:t>
        </w:r>
      </w:hyperlink>
      <w:r w:rsidDel="00000000" w:rsidR="00000000" w:rsidRPr="00000000">
        <w:rPr>
          <w:highlight w:val="white"/>
          <w:rtl w:val="0"/>
        </w:rPr>
        <w:t xml:space="preserve">)</w:t>
      </w:r>
      <w:r w:rsidDel="00000000" w:rsidR="00000000" w:rsidRPr="00000000">
        <w:rPr>
          <w:i w:val="1"/>
          <w:iCs w:val="1"/>
          <w:highlight w:val="white"/>
          <w:rtl w:val="0"/>
        </w:rPr>
        <w:t xml:space="preserve">(</w:t>
      </w:r>
      <w:hyperlink r:id="rId35">
        <w:r w:rsidDel="00000000" w:rsidR="00000000" w:rsidRPr="00000000">
          <w:rPr>
            <w:i w:val="1"/>
            <w:iCs w:val="1"/>
            <w:color w:val="1155cc"/>
            <w:highlight w:val="white"/>
            <w:u w:val="single"/>
            <w:rtl w:val="0"/>
          </w:rPr>
          <w:t xml:space="preserve">https://github.com/DeSciWorldDAO/awesome-desci</w:t>
        </w:r>
      </w:hyperlink>
      <w:r w:rsidDel="00000000" w:rsidR="00000000" w:rsidRPr="00000000">
        <w:rPr>
          <w:i w:val="1"/>
          <w:iCs w:val="1"/>
          <w:color w:val="1155cc"/>
          <w:highlight w:val="white"/>
          <w:u w:val="single"/>
          <w:rtl w:val="0"/>
        </w:rPr>
        <w:t xml:space="preserve">)</w:t>
      </w:r>
    </w:p>
    <w:p w:rsidR="00000000" w:rsidDel="00000000" w:rsidP="00000000" w:rsidRDefault="00000000" w:rsidRPr="00000000" w14:paraId="00000083">
      <w:pPr>
        <w:numPr>
          <w:ilvl w:val="1"/>
          <w:numId w:val="2"/>
        </w:numPr>
        <w:ind w:left="2880" w:hanging="360"/>
        <w:rPr/>
      </w:pPr>
      <w:r w:rsidDel="00000000" w:rsidR="00000000" w:rsidRPr="00000000">
        <w:rPr>
          <w:b w:val="1"/>
          <w:bCs w:val="1"/>
          <w:highlight w:val="white"/>
          <w:rtl w:val="0"/>
        </w:rPr>
        <w:t xml:space="preserve">Maintenance: </w:t>
      </w:r>
      <w:r w:rsidDel="00000000" w:rsidR="00000000" w:rsidRPr="00000000">
        <w:rPr>
          <w:rtl w:val="0"/>
        </w:rPr>
        <w:t xml:space="preserve">None.</w:t>
      </w:r>
    </w:p>
    <w:p w:rsidR="00000000" w:rsidDel="00000000" w:rsidP="00000000" w:rsidRDefault="00000000" w:rsidRPr="00000000" w14:paraId="00000084">
      <w:pPr>
        <w:numPr>
          <w:ilvl w:val="0"/>
          <w:numId w:val="2"/>
        </w:numPr>
        <w:ind w:left="2160" w:hanging="360"/>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5.2 More qualified space scientists should be drawn to MoonDAO</w:t>
      </w:r>
    </w:p>
    <w:p w:rsidR="00000000" w:rsidDel="00000000" w:rsidP="00000000" w:rsidRDefault="00000000" w:rsidRPr="00000000" w14:paraId="00000085">
      <w:pPr>
        <w:numPr>
          <w:ilvl w:val="1"/>
          <w:numId w:val="2"/>
        </w:numPr>
        <w:ind w:left="2880" w:hanging="360"/>
        <w:rPr/>
      </w:pPr>
      <w:r w:rsidDel="00000000" w:rsidR="00000000" w:rsidRPr="00000000">
        <w:rPr>
          <w:b w:val="1"/>
          <w:bCs w:val="1"/>
          <w:highlight w:val="white"/>
          <w:rtl w:val="0"/>
        </w:rPr>
        <w:t xml:space="preserve">Member(s)</w:t>
      </w:r>
      <w:r w:rsidDel="00000000" w:rsidR="00000000" w:rsidRPr="00000000">
        <w:rPr>
          <w:highlight w:val="white"/>
          <w:rtl w:val="0"/>
        </w:rPr>
        <w:t xml:space="preserve">: Manuel</w:t>
      </w:r>
    </w:p>
    <w:p w:rsidR="00000000" w:rsidDel="00000000" w:rsidP="00000000" w:rsidRDefault="00000000" w:rsidRPr="00000000" w14:paraId="00000086">
      <w:pPr>
        <w:numPr>
          <w:ilvl w:val="1"/>
          <w:numId w:val="2"/>
        </w:numPr>
        <w:ind w:left="2880" w:hanging="360"/>
        <w:rPr/>
      </w:pPr>
      <w:r w:rsidDel="00000000" w:rsidR="00000000" w:rsidRPr="00000000">
        <w:rPr>
          <w:b w:val="1"/>
          <w:bCs w:val="1"/>
          <w:highlight w:val="white"/>
          <w:rtl w:val="0"/>
        </w:rPr>
        <w:t xml:space="preserve">Results: </w:t>
      </w:r>
      <w:hyperlink r:id="rId36">
        <w:r w:rsidDel="00000000" w:rsidR="00000000" w:rsidRPr="00000000">
          <w:rPr>
            <w:color w:val="0000ee"/>
            <w:highlight w:val="white"/>
            <w:u w:val="single"/>
            <w:rtl w:val="0"/>
          </w:rPr>
          <w:t xml:space="preserve">University_USA_College_Towns</w:t>
        </w:r>
      </w:hyperlink>
      <w:hyperlink r:id="rId37">
        <w:r w:rsidDel="00000000" w:rsidR="00000000" w:rsidRPr="00000000">
          <w:rPr>
            <w:color w:val="0000ee"/>
            <w:highlight w:val="white"/>
            <w:u w:val="single"/>
            <w:rtl w:val="0"/>
          </w:rPr>
          <w:t xml:space="preserve">SU Exponential Innovation Best Practices</w:t>
        </w:r>
      </w:hyperlink>
      <w:hyperlink r:id="rId38">
        <w:r w:rsidDel="00000000" w:rsidR="00000000" w:rsidRPr="00000000">
          <w:rPr>
            <w:color w:val="0000ee"/>
            <w:highlight w:val="white"/>
            <w:u w:val="single"/>
            <w:rtl w:val="0"/>
          </w:rPr>
          <w:t xml:space="preserve">YC Startup Advice</w:t>
        </w:r>
      </w:hyperlink>
      <w:hyperlink r:id="rId39">
        <w:r w:rsidDel="00000000" w:rsidR="00000000" w:rsidRPr="00000000">
          <w:rPr>
            <w:color w:val="0000ee"/>
            <w:highlight w:val="white"/>
            <w:u w:val="single"/>
            <w:rtl w:val="0"/>
          </w:rPr>
          <w:t xml:space="preserve">100 Tasks Checklist by Bell Ventures</w:t>
        </w:r>
      </w:hyperlink>
      <w:hyperlink r:id="rId40">
        <w:r w:rsidDel="00000000" w:rsidR="00000000" w:rsidRPr="00000000">
          <w:rPr>
            <w:color w:val="0000ee"/>
            <w:highlight w:val="white"/>
            <w:u w:val="single"/>
            <w:rtl w:val="0"/>
          </w:rPr>
          <w:t xml:space="preserve">DAO Building by BioDAO</w:t>
        </w:r>
      </w:hyperlink>
      <w:hyperlink r:id="rId41">
        <w:r w:rsidDel="00000000" w:rsidR="00000000" w:rsidRPr="00000000">
          <w:rPr>
            <w:color w:val="0000ee"/>
            <w:highlight w:val="white"/>
            <w:u w:val="single"/>
            <w:rtl w:val="0"/>
          </w:rPr>
          <w:t xml:space="preserve">Linkedin Campaign Space Scientists</w:t>
        </w:r>
      </w:hyperlink>
      <w:hyperlink r:id="rId42">
        <w:r w:rsidDel="00000000" w:rsidR="00000000" w:rsidRPr="00000000">
          <w:rPr>
            <w:color w:val="0000ee"/>
            <w:highlight w:val="white"/>
            <w:u w:val="single"/>
            <w:rtl w:val="0"/>
          </w:rPr>
          <w:t xml:space="preserve">MoonDAO Space Science &amp; Sustainability Guild Proposal WIP</w:t>
        </w:r>
      </w:hyperlink>
      <w:r w:rsidDel="00000000" w:rsidR="00000000" w:rsidRPr="00000000">
        <w:rPr>
          <w:rtl w:val="0"/>
        </w:rPr>
      </w:r>
    </w:p>
    <w:p w:rsidR="00000000" w:rsidDel="00000000" w:rsidP="00000000" w:rsidRDefault="00000000" w:rsidRPr="00000000" w14:paraId="00000087">
      <w:pPr>
        <w:numPr>
          <w:ilvl w:val="1"/>
          <w:numId w:val="2"/>
        </w:numPr>
        <w:ind w:left="2880" w:hanging="360"/>
        <w:rPr/>
      </w:pPr>
      <w:r w:rsidDel="00000000" w:rsidR="00000000" w:rsidRPr="00000000">
        <w:rPr>
          <w:b w:val="1"/>
          <w:bCs w:val="1"/>
          <w:highlight w:val="white"/>
          <w:rtl w:val="0"/>
        </w:rPr>
        <w:t xml:space="preserve">Score: 0.9</w:t>
      </w:r>
      <w:r w:rsidDel="00000000" w:rsidR="00000000" w:rsidRPr="00000000">
        <w:rPr>
          <w:rtl w:val="0"/>
        </w:rPr>
      </w:r>
    </w:p>
    <w:p w:rsidR="00000000" w:rsidDel="00000000" w:rsidP="00000000" w:rsidRDefault="00000000" w:rsidRPr="00000000" w14:paraId="00000088">
      <w:pPr>
        <w:numPr>
          <w:ilvl w:val="1"/>
          <w:numId w:val="2"/>
        </w:numPr>
        <w:ind w:left="2880" w:hanging="360"/>
        <w:rPr/>
      </w:pPr>
      <w:r w:rsidDel="00000000" w:rsidR="00000000" w:rsidRPr="00000000">
        <w:rPr>
          <w:b w:val="1"/>
          <w:bCs w:val="1"/>
          <w:highlight w:val="white"/>
          <w:rtl w:val="0"/>
        </w:rPr>
        <w:t xml:space="preserve">Learnings: Connecting to key decision-makers in Science Entrepreneurship:</w:t>
      </w:r>
      <w:r w:rsidDel="00000000" w:rsidR="00000000" w:rsidRPr="00000000">
        <w:rPr>
          <w:highlight w:val="white"/>
          <w:rtl w:val="0"/>
        </w:rPr>
        <w:t xml:space="preserve">(</w:t>
      </w:r>
      <w:hyperlink r:id="rId43">
        <w:r w:rsidDel="00000000" w:rsidR="00000000" w:rsidRPr="00000000">
          <w:rPr>
            <w:color w:val="1155cc"/>
            <w:highlight w:val="white"/>
            <w:u w:val="single"/>
            <w:rtl w:val="0"/>
          </w:rPr>
          <w:t xml:space="preserve">https://drive.google.com/drive/folders/1A5Pk1G07hFV0rHbrMQZAjag-AUREYz43?usp=sharing</w:t>
        </w:r>
      </w:hyperlink>
      <w:r w:rsidDel="00000000" w:rsidR="00000000" w:rsidRPr="00000000">
        <w:rPr>
          <w:highlight w:val="white"/>
          <w:rtl w:val="0"/>
        </w:rPr>
        <w:t xml:space="preserve">) (</w:t>
      </w:r>
      <w:hyperlink r:id="rId44">
        <w:r w:rsidDel="00000000" w:rsidR="00000000" w:rsidRPr="00000000">
          <w:rPr>
            <w:color w:val="1155cc"/>
            <w:highlight w:val="white"/>
            <w:u w:val="single"/>
            <w:rtl w:val="0"/>
          </w:rPr>
          <w:t xml:space="preserve">https://drive.google.com/file/d/1ppQ-a8RO5dnN6HueynHcS2Ey0A7CzMZI/view?usp=sharing</w:t>
        </w:r>
      </w:hyperlink>
      <w:r w:rsidDel="00000000" w:rsidR="00000000" w:rsidRPr="00000000">
        <w:rPr>
          <w:highlight w:val="white"/>
          <w:rtl w:val="0"/>
        </w:rPr>
        <w:t xml:space="preserve">)(</w:t>
      </w:r>
      <w:hyperlink r:id="rId45">
        <w:r w:rsidDel="00000000" w:rsidR="00000000" w:rsidRPr="00000000">
          <w:rPr>
            <w:color w:val="1155cc"/>
            <w:highlight w:val="white"/>
            <w:u w:val="single"/>
            <w:rtl w:val="0"/>
          </w:rPr>
          <w:t xml:space="preserve">https://drive.google.com/file/d/1dQdYei_F4Ln4PBq1aazTiiwQoDG9m1ya/view?usp=sharing</w:t>
        </w:r>
      </w:hyperlink>
      <w:r w:rsidDel="00000000" w:rsidR="00000000" w:rsidRPr="00000000">
        <w:rPr>
          <w:highlight w:val="white"/>
          <w:rtl w:val="0"/>
        </w:rPr>
        <w:t xml:space="preserve">)</w:t>
      </w:r>
    </w:p>
    <w:p w:rsidR="00000000" w:rsidDel="00000000" w:rsidP="00000000" w:rsidRDefault="00000000" w:rsidRPr="00000000" w14:paraId="00000089">
      <w:pPr>
        <w:ind w:left="2880" w:firstLine="0"/>
        <w:rPr>
          <w:highlight w:val="white"/>
        </w:rPr>
      </w:pPr>
      <w:r w:rsidDel="00000000" w:rsidR="00000000" w:rsidRPr="00000000">
        <w:rPr>
          <w:highlight w:val="white"/>
          <w:rtl w:val="0"/>
        </w:rPr>
        <w:t xml:space="preserve">Started a campaign via Linkedin to attract 277 NASA Scientists to MoonDAO (68 responses/277 Scientists=25%).</w:t>
      </w:r>
    </w:p>
    <w:p w:rsidR="00000000" w:rsidDel="00000000" w:rsidP="00000000" w:rsidRDefault="00000000" w:rsidRPr="00000000" w14:paraId="0000008A">
      <w:pPr>
        <w:numPr>
          <w:ilvl w:val="1"/>
          <w:numId w:val="2"/>
        </w:numPr>
        <w:ind w:left="2880" w:hanging="360"/>
        <w:rPr/>
      </w:pPr>
      <w:r w:rsidDel="00000000" w:rsidR="00000000" w:rsidRPr="00000000">
        <w:rPr>
          <w:b w:val="1"/>
          <w:bCs w:val="1"/>
          <w:highlight w:val="white"/>
          <w:rtl w:val="0"/>
        </w:rPr>
        <w:t xml:space="preserve">Maintenance: </w:t>
      </w:r>
      <w:r w:rsidDel="00000000" w:rsidR="00000000" w:rsidRPr="00000000">
        <w:rPr>
          <w:rtl w:val="0"/>
        </w:rPr>
        <w:t xml:space="preserve">None.</w:t>
      </w:r>
    </w:p>
    <w:p w:rsidR="00000000" w:rsidDel="00000000" w:rsidP="00000000" w:rsidRDefault="00000000" w:rsidRPr="00000000" w14:paraId="0000008B">
      <w:pPr>
        <w:numPr>
          <w:ilvl w:val="0"/>
          <w:numId w:val="2"/>
        </w:numPr>
        <w:ind w:left="2160" w:hanging="360"/>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5.3 More futurists should be inspired to join MoonDAO</w:t>
      </w:r>
    </w:p>
    <w:p w:rsidR="00000000" w:rsidDel="00000000" w:rsidP="00000000" w:rsidRDefault="00000000" w:rsidRPr="00000000" w14:paraId="0000008C">
      <w:pPr>
        <w:numPr>
          <w:ilvl w:val="1"/>
          <w:numId w:val="2"/>
        </w:numPr>
        <w:ind w:left="2880" w:hanging="360"/>
        <w:rPr/>
      </w:pPr>
      <w:r w:rsidDel="00000000" w:rsidR="00000000" w:rsidRPr="00000000">
        <w:rPr>
          <w:b w:val="1"/>
          <w:bCs w:val="1"/>
          <w:highlight w:val="white"/>
          <w:rtl w:val="0"/>
        </w:rPr>
        <w:t xml:space="preserve">Member(s)</w:t>
      </w:r>
      <w:r w:rsidDel="00000000" w:rsidR="00000000" w:rsidRPr="00000000">
        <w:rPr>
          <w:highlight w:val="white"/>
          <w:rtl w:val="0"/>
        </w:rPr>
        <w:t xml:space="preserve">: Manuel</w:t>
      </w:r>
    </w:p>
    <w:p w:rsidR="00000000" w:rsidDel="00000000" w:rsidP="00000000" w:rsidRDefault="00000000" w:rsidRPr="00000000" w14:paraId="0000008D">
      <w:pPr>
        <w:numPr>
          <w:ilvl w:val="1"/>
          <w:numId w:val="2"/>
        </w:numPr>
        <w:ind w:left="2880" w:hanging="360"/>
        <w:rPr/>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46">
        <w:r w:rsidDel="00000000" w:rsidR="00000000" w:rsidRPr="00000000">
          <w:rPr>
            <w:color w:val="0000ee"/>
            <w:highlight w:val="white"/>
            <w:u w:val="single"/>
            <w:rtl w:val="0"/>
          </w:rPr>
          <w:t xml:space="preserve">Future Studies &amp; Foresight Institutions</w:t>
        </w:r>
      </w:hyperlink>
      <w:r w:rsidDel="00000000" w:rsidR="00000000" w:rsidRPr="00000000">
        <w:rPr>
          <w:highlight w:val="white"/>
          <w:rtl w:val="0"/>
        </w:rPr>
        <w:t xml:space="preserve"> </w:t>
      </w:r>
      <w:hyperlink r:id="rId47">
        <w:r w:rsidDel="00000000" w:rsidR="00000000" w:rsidRPr="00000000">
          <w:rPr>
            <w:color w:val="0000ee"/>
            <w:highlight w:val="white"/>
            <w:u w:val="single"/>
            <w:rtl w:val="0"/>
          </w:rPr>
          <w:t xml:space="preserve">Science Fiction Prototyping Framework</w:t>
        </w:r>
      </w:hyperlink>
      <w:r w:rsidDel="00000000" w:rsidR="00000000" w:rsidRPr="00000000">
        <w:rPr>
          <w:highlight w:val="white"/>
          <w:rtl w:val="0"/>
        </w:rPr>
        <w:t xml:space="preserve"> </w:t>
      </w:r>
      <w:hyperlink r:id="rId48">
        <w:r w:rsidDel="00000000" w:rsidR="00000000" w:rsidRPr="00000000">
          <w:rPr>
            <w:color w:val="0000ee"/>
            <w:highlight w:val="white"/>
            <w:u w:val="single"/>
            <w:rtl w:val="0"/>
          </w:rPr>
          <w:t xml:space="preserve">Outline of Future Studies</w:t>
        </w:r>
      </w:hyperlink>
      <w:r w:rsidDel="00000000" w:rsidR="00000000" w:rsidRPr="00000000">
        <w:rPr>
          <w:highlight w:val="white"/>
          <w:rtl w:val="0"/>
        </w:rPr>
        <w:t xml:space="preserve"> </w:t>
      </w:r>
      <w:hyperlink r:id="rId49">
        <w:r w:rsidDel="00000000" w:rsidR="00000000" w:rsidRPr="00000000">
          <w:rPr>
            <w:color w:val="0000ee"/>
            <w:highlight w:val="white"/>
            <w:u w:val="single"/>
            <w:rtl w:val="0"/>
          </w:rPr>
          <w:t xml:space="preserve">Outline of Science &amp; Technology Studies</w:t>
        </w:r>
      </w:hyperlink>
      <w:r w:rsidDel="00000000" w:rsidR="00000000" w:rsidRPr="00000000">
        <w:rPr>
          <w:rtl w:val="0"/>
        </w:rPr>
      </w:r>
    </w:p>
    <w:p w:rsidR="00000000" w:rsidDel="00000000" w:rsidP="00000000" w:rsidRDefault="00000000" w:rsidRPr="00000000" w14:paraId="0000008E">
      <w:pPr>
        <w:numPr>
          <w:ilvl w:val="1"/>
          <w:numId w:val="2"/>
        </w:numPr>
        <w:ind w:left="2880" w:hanging="360"/>
        <w:rPr/>
      </w:pPr>
      <w:r w:rsidDel="00000000" w:rsidR="00000000" w:rsidRPr="00000000">
        <w:rPr>
          <w:b w:val="1"/>
          <w:bCs w:val="1"/>
          <w:highlight w:val="white"/>
          <w:rtl w:val="0"/>
        </w:rPr>
        <w:t xml:space="preserve">Score: 0.8</w:t>
      </w:r>
      <w:r w:rsidDel="00000000" w:rsidR="00000000" w:rsidRPr="00000000">
        <w:rPr>
          <w:rtl w:val="0"/>
        </w:rPr>
      </w:r>
    </w:p>
    <w:p w:rsidR="00000000" w:rsidDel="00000000" w:rsidP="00000000" w:rsidRDefault="00000000" w:rsidRPr="00000000" w14:paraId="0000008F">
      <w:pPr>
        <w:numPr>
          <w:ilvl w:val="1"/>
          <w:numId w:val="2"/>
        </w:numPr>
        <w:ind w:left="2880" w:hanging="360"/>
        <w:rPr/>
      </w:pPr>
      <w:r w:rsidDel="00000000" w:rsidR="00000000" w:rsidRPr="00000000">
        <w:rPr>
          <w:b w:val="1"/>
          <w:bCs w:val="1"/>
          <w:highlight w:val="white"/>
          <w:rtl w:val="0"/>
        </w:rPr>
        <w:t xml:space="preserve">Learnings: </w:t>
      </w:r>
      <w:r w:rsidDel="00000000" w:rsidR="00000000" w:rsidRPr="00000000">
        <w:rPr>
          <w:highlight w:val="white"/>
          <w:rtl w:val="0"/>
        </w:rPr>
        <w:t xml:space="preserve">(</w:t>
      </w:r>
      <w:hyperlink r:id="rId50">
        <w:r w:rsidDel="00000000" w:rsidR="00000000" w:rsidRPr="00000000">
          <w:rPr>
            <w:color w:val="1155cc"/>
            <w:highlight w:val="white"/>
            <w:u w:val="single"/>
            <w:rtl w:val="0"/>
          </w:rPr>
          <w:t xml:space="preserve">https://en.wikipedia.org/wiki/Science_fiction_prototyping</w:t>
        </w:r>
      </w:hyperlink>
      <w:r w:rsidDel="00000000" w:rsidR="00000000" w:rsidRPr="00000000">
        <w:rPr>
          <w:highlight w:val="white"/>
          <w:rtl w:val="0"/>
        </w:rPr>
        <w:t xml:space="preserve">)(</w:t>
      </w:r>
      <w:hyperlink r:id="rId51">
        <w:r w:rsidDel="00000000" w:rsidR="00000000" w:rsidRPr="00000000">
          <w:rPr>
            <w:color w:val="1155cc"/>
            <w:highlight w:val="white"/>
            <w:u w:val="single"/>
            <w:rtl w:val="0"/>
          </w:rPr>
          <w:t xml:space="preserve">https://foresight.org/foresight-space-workshop-2023/</w:t>
        </w:r>
      </w:hyperlink>
      <w:r w:rsidDel="00000000" w:rsidR="00000000" w:rsidRPr="00000000">
        <w:rPr>
          <w:highlight w:val="white"/>
          <w:rtl w:val="0"/>
        </w:rPr>
        <w:t xml:space="preserve">)(</w:t>
      </w:r>
      <w:hyperlink r:id="rId52">
        <w:r w:rsidDel="00000000" w:rsidR="00000000" w:rsidRPr="00000000">
          <w:rPr>
            <w:color w:val="1155cc"/>
            <w:highlight w:val="white"/>
            <w:u w:val="single"/>
            <w:rtl w:val="0"/>
          </w:rPr>
          <w:t xml:space="preserve">http://www.technovelgy.com/</w:t>
        </w:r>
      </w:hyperlink>
      <w:r w:rsidDel="00000000" w:rsidR="00000000" w:rsidRPr="00000000">
        <w:rPr>
          <w:highlight w:val="white"/>
          <w:rtl w:val="0"/>
        </w:rPr>
        <w:t xml:space="preserve">) Workshops are essential to attract more talent.</w:t>
      </w:r>
    </w:p>
    <w:p w:rsidR="00000000" w:rsidDel="00000000" w:rsidP="00000000" w:rsidRDefault="00000000" w:rsidRPr="00000000" w14:paraId="00000090">
      <w:pPr>
        <w:numPr>
          <w:ilvl w:val="1"/>
          <w:numId w:val="2"/>
        </w:numPr>
        <w:ind w:left="2880" w:hanging="360"/>
        <w:rPr/>
      </w:pPr>
      <w:r w:rsidDel="00000000" w:rsidR="00000000" w:rsidRPr="00000000">
        <w:rPr>
          <w:b w:val="1"/>
          <w:bCs w:val="1"/>
          <w:highlight w:val="white"/>
          <w:rtl w:val="0"/>
        </w:rPr>
        <w:t xml:space="preserve">Maintenance: </w:t>
      </w:r>
      <w:r w:rsidDel="00000000" w:rsidR="00000000" w:rsidRPr="00000000">
        <w:rPr>
          <w:rtl w:val="0"/>
        </w:rPr>
        <w:t xml:space="preserve">None.</w:t>
      </w:r>
    </w:p>
    <w:p w:rsidR="00000000" w:rsidDel="00000000" w:rsidP="00000000" w:rsidRDefault="00000000" w:rsidRPr="00000000" w14:paraId="00000091">
      <w:pPr>
        <w:numPr>
          <w:ilvl w:val="0"/>
          <w:numId w:val="2"/>
        </w:numPr>
        <w:ind w:left="2160" w:hanging="360"/>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5.4 Drive more Rapid Prototyping/Additive Manufacturing Professionals to MoonDAO with knowledge in 3D modeling and Simulations to support the Space Engineering Guild</w:t>
      </w:r>
    </w:p>
    <w:p w:rsidR="00000000" w:rsidDel="00000000" w:rsidP="00000000" w:rsidRDefault="00000000" w:rsidRPr="00000000" w14:paraId="00000092">
      <w:pPr>
        <w:numPr>
          <w:ilvl w:val="1"/>
          <w:numId w:val="2"/>
        </w:numPr>
        <w:ind w:left="2880" w:hanging="360"/>
        <w:rPr/>
      </w:pPr>
      <w:r w:rsidDel="00000000" w:rsidR="00000000" w:rsidRPr="00000000">
        <w:rPr>
          <w:b w:val="1"/>
          <w:bCs w:val="1"/>
          <w:highlight w:val="white"/>
          <w:rtl w:val="0"/>
        </w:rPr>
        <w:t xml:space="preserve">Member(s)</w:t>
      </w:r>
      <w:r w:rsidDel="00000000" w:rsidR="00000000" w:rsidRPr="00000000">
        <w:rPr>
          <w:highlight w:val="white"/>
          <w:rtl w:val="0"/>
        </w:rPr>
        <w:t xml:space="preserve">: Manuel</w:t>
      </w:r>
    </w:p>
    <w:p w:rsidR="00000000" w:rsidDel="00000000" w:rsidP="00000000" w:rsidRDefault="00000000" w:rsidRPr="00000000" w14:paraId="00000093">
      <w:pPr>
        <w:numPr>
          <w:ilvl w:val="1"/>
          <w:numId w:val="2"/>
        </w:numPr>
        <w:ind w:left="2880" w:hanging="360"/>
        <w:rPr/>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53">
        <w:r w:rsidDel="00000000" w:rsidR="00000000" w:rsidRPr="00000000">
          <w:rPr>
            <w:color w:val="0000ee"/>
            <w:highlight w:val="white"/>
            <w:u w:val="single"/>
            <w:rtl w:val="0"/>
          </w:rPr>
          <w:t xml:space="preserve">3D printing service USA cities</w:t>
        </w:r>
      </w:hyperlink>
      <w:r w:rsidDel="00000000" w:rsidR="00000000" w:rsidRPr="00000000">
        <w:rPr>
          <w:rtl w:val="0"/>
        </w:rPr>
      </w:r>
    </w:p>
    <w:p w:rsidR="00000000" w:rsidDel="00000000" w:rsidP="00000000" w:rsidRDefault="00000000" w:rsidRPr="00000000" w14:paraId="00000094">
      <w:pPr>
        <w:numPr>
          <w:ilvl w:val="1"/>
          <w:numId w:val="2"/>
        </w:numPr>
        <w:ind w:left="2880" w:hanging="360"/>
        <w:rPr/>
      </w:pPr>
      <w:r w:rsidDel="00000000" w:rsidR="00000000" w:rsidRPr="00000000">
        <w:rPr>
          <w:b w:val="1"/>
          <w:bCs w:val="1"/>
          <w:highlight w:val="white"/>
          <w:rtl w:val="0"/>
        </w:rPr>
        <w:t xml:space="preserve">Score: 0.8</w:t>
      </w:r>
      <w:r w:rsidDel="00000000" w:rsidR="00000000" w:rsidRPr="00000000">
        <w:rPr>
          <w:rtl w:val="0"/>
        </w:rPr>
      </w:r>
    </w:p>
    <w:p w:rsidR="00000000" w:rsidDel="00000000" w:rsidP="00000000" w:rsidRDefault="00000000" w:rsidRPr="00000000" w14:paraId="00000095">
      <w:pPr>
        <w:numPr>
          <w:ilvl w:val="1"/>
          <w:numId w:val="2"/>
        </w:numPr>
        <w:ind w:left="2880" w:hanging="360"/>
        <w:rPr/>
      </w:pPr>
      <w:r w:rsidDel="00000000" w:rsidR="00000000" w:rsidRPr="00000000">
        <w:rPr>
          <w:b w:val="1"/>
          <w:bCs w:val="1"/>
          <w:highlight w:val="white"/>
          <w:rtl w:val="0"/>
        </w:rPr>
        <w:t xml:space="preserve">Learnings:</w:t>
      </w:r>
      <w:r w:rsidDel="00000000" w:rsidR="00000000" w:rsidRPr="00000000">
        <w:rPr>
          <w:highlight w:val="white"/>
          <w:rtl w:val="0"/>
        </w:rPr>
        <w:t xml:space="preserve"> </w:t>
      </w:r>
      <w:r w:rsidDel="00000000" w:rsidR="00000000" w:rsidRPr="00000000">
        <w:rPr>
          <w:highlight w:val="white"/>
          <w:rtl w:val="0"/>
        </w:rPr>
        <w:t xml:space="preserve">I had chats with professional Hardware prototypers focusing on robotics and energy system. Sadly there was no concrete use case and value for these professionals to join our weekly SEG meetings. Despite the fact that it was 2 am for European connections. With the push of ESA Lunar Tender and other MoonDAO projects in the pipeline, I believe it will be more logical for experts to join MoonDAO for contribution and incentivization. Additionally I added a list of hardware prototyping facilities in the US for future outreach.</w:t>
      </w:r>
    </w:p>
    <w:p w:rsidR="00000000" w:rsidDel="00000000" w:rsidP="00000000" w:rsidRDefault="00000000" w:rsidRPr="00000000" w14:paraId="00000096">
      <w:pPr>
        <w:numPr>
          <w:ilvl w:val="1"/>
          <w:numId w:val="2"/>
        </w:numPr>
        <w:ind w:left="2880" w:hanging="360"/>
        <w:rPr/>
      </w:pPr>
      <w:r w:rsidDel="00000000" w:rsidR="00000000" w:rsidRPr="00000000">
        <w:rPr>
          <w:b w:val="1"/>
          <w:bCs w:val="1"/>
          <w:highlight w:val="white"/>
          <w:rtl w:val="0"/>
        </w:rPr>
        <w:t xml:space="preserve">Maintenance: </w:t>
      </w:r>
      <w:r w:rsidDel="00000000" w:rsidR="00000000" w:rsidRPr="00000000">
        <w:rPr>
          <w:rtl w:val="0"/>
        </w:rPr>
        <w:t xml:space="preserve">None.</w:t>
      </w:r>
    </w:p>
    <w:p w:rsidR="00000000" w:rsidDel="00000000" w:rsidP="00000000" w:rsidRDefault="00000000" w:rsidRPr="00000000" w14:paraId="00000097">
      <w:pPr>
        <w:numPr>
          <w:ilvl w:val="0"/>
          <w:numId w:val="2"/>
        </w:numPr>
        <w:ind w:left="2160" w:hanging="360"/>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5.5 Connect more Intellectual Property attorneys focusing on Spacetech with MoonDAO</w:t>
      </w:r>
    </w:p>
    <w:p w:rsidR="00000000" w:rsidDel="00000000" w:rsidP="00000000" w:rsidRDefault="00000000" w:rsidRPr="00000000" w14:paraId="00000098">
      <w:pPr>
        <w:numPr>
          <w:ilvl w:val="1"/>
          <w:numId w:val="2"/>
        </w:numPr>
        <w:ind w:left="2880" w:hanging="360"/>
        <w:rPr/>
      </w:pPr>
      <w:r w:rsidDel="00000000" w:rsidR="00000000" w:rsidRPr="00000000">
        <w:rPr>
          <w:b w:val="1"/>
          <w:bCs w:val="1"/>
          <w:highlight w:val="white"/>
          <w:rtl w:val="0"/>
        </w:rPr>
        <w:t xml:space="preserve">Member(s)</w:t>
      </w:r>
      <w:r w:rsidDel="00000000" w:rsidR="00000000" w:rsidRPr="00000000">
        <w:rPr>
          <w:highlight w:val="white"/>
          <w:rtl w:val="0"/>
        </w:rPr>
        <w:t xml:space="preserve">: Manuel</w:t>
      </w:r>
    </w:p>
    <w:p w:rsidR="00000000" w:rsidDel="00000000" w:rsidP="00000000" w:rsidRDefault="00000000" w:rsidRPr="00000000" w14:paraId="00000099">
      <w:pPr>
        <w:numPr>
          <w:ilvl w:val="1"/>
          <w:numId w:val="2"/>
        </w:numPr>
        <w:ind w:left="2880" w:hanging="360"/>
        <w:rPr/>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54">
        <w:r w:rsidDel="00000000" w:rsidR="00000000" w:rsidRPr="00000000">
          <w:rPr>
            <w:color w:val="0000ee"/>
            <w:highlight w:val="white"/>
            <w:u w:val="single"/>
            <w:rtl w:val="0"/>
          </w:rPr>
          <w:t xml:space="preserve">IP Strategy Checklist by wipo.int</w:t>
        </w:r>
      </w:hyperlink>
      <w:hyperlink r:id="rId55">
        <w:r w:rsidDel="00000000" w:rsidR="00000000" w:rsidRPr="00000000">
          <w:rPr>
            <w:color w:val="0000ee"/>
            <w:highlight w:val="white"/>
            <w:u w:val="single"/>
            <w:rtl w:val="0"/>
          </w:rPr>
          <w:t xml:space="preserve">Directory of Intellectual Property Offices</w:t>
        </w:r>
      </w:hyperlink>
      <w:r w:rsidDel="00000000" w:rsidR="00000000" w:rsidRPr="00000000">
        <w:rPr>
          <w:rtl w:val="0"/>
        </w:rPr>
      </w:r>
    </w:p>
    <w:p w:rsidR="00000000" w:rsidDel="00000000" w:rsidP="00000000" w:rsidRDefault="00000000" w:rsidRPr="00000000" w14:paraId="0000009A">
      <w:pPr>
        <w:numPr>
          <w:ilvl w:val="1"/>
          <w:numId w:val="2"/>
        </w:numPr>
        <w:ind w:left="2880" w:hanging="360"/>
        <w:rPr/>
      </w:pPr>
      <w:r w:rsidDel="00000000" w:rsidR="00000000" w:rsidRPr="00000000">
        <w:rPr>
          <w:b w:val="1"/>
          <w:bCs w:val="1"/>
          <w:highlight w:val="white"/>
          <w:rtl w:val="0"/>
        </w:rPr>
        <w:t xml:space="preserve">Score: 0.8</w:t>
      </w:r>
      <w:r w:rsidDel="00000000" w:rsidR="00000000" w:rsidRPr="00000000">
        <w:rPr>
          <w:rtl w:val="0"/>
        </w:rPr>
      </w:r>
    </w:p>
    <w:p w:rsidR="00000000" w:rsidDel="00000000" w:rsidP="00000000" w:rsidRDefault="00000000" w:rsidRPr="00000000" w14:paraId="0000009B">
      <w:pPr>
        <w:numPr>
          <w:ilvl w:val="1"/>
          <w:numId w:val="2"/>
        </w:numPr>
        <w:ind w:left="2880" w:hanging="360"/>
        <w:rPr/>
      </w:pPr>
      <w:r w:rsidDel="00000000" w:rsidR="00000000" w:rsidRPr="00000000">
        <w:rPr>
          <w:b w:val="1"/>
          <w:bCs w:val="1"/>
          <w:highlight w:val="white"/>
          <w:rtl w:val="0"/>
        </w:rPr>
        <w:t xml:space="preserve">Learnings: </w:t>
      </w:r>
      <w:r w:rsidDel="00000000" w:rsidR="00000000" w:rsidRPr="00000000">
        <w:rPr>
          <w:highlight w:val="white"/>
          <w:rtl w:val="0"/>
        </w:rPr>
        <w:t xml:space="preserve">(</w:t>
      </w:r>
      <w:hyperlink r:id="rId56">
        <w:r w:rsidDel="00000000" w:rsidR="00000000" w:rsidRPr="00000000">
          <w:rPr>
            <w:color w:val="1155cc"/>
            <w:highlight w:val="white"/>
            <w:u w:val="single"/>
            <w:rtl w:val="0"/>
          </w:rPr>
          <w:t xml:space="preserve">https://www.wipo.int/technology-transfer/en/ip-policies.html</w:t>
        </w:r>
      </w:hyperlink>
      <w:r w:rsidDel="00000000" w:rsidR="00000000" w:rsidRPr="00000000">
        <w:rPr>
          <w:highlight w:val="white"/>
          <w:rtl w:val="0"/>
        </w:rPr>
        <w:t xml:space="preserve">).</w:t>
      </w:r>
    </w:p>
    <w:p w:rsidR="00000000" w:rsidDel="00000000" w:rsidP="00000000" w:rsidRDefault="00000000" w:rsidRPr="00000000" w14:paraId="0000009C">
      <w:pPr>
        <w:numPr>
          <w:ilvl w:val="1"/>
          <w:numId w:val="2"/>
        </w:numPr>
        <w:ind w:left="2880" w:hanging="360"/>
        <w:rPr/>
      </w:pPr>
      <w:r w:rsidDel="00000000" w:rsidR="00000000" w:rsidRPr="00000000">
        <w:rPr>
          <w:b w:val="1"/>
          <w:bCs w:val="1"/>
          <w:highlight w:val="white"/>
          <w:rtl w:val="0"/>
        </w:rPr>
        <w:t xml:space="preserve">Maintenance: </w:t>
      </w:r>
      <w:r w:rsidDel="00000000" w:rsidR="00000000" w:rsidRPr="00000000">
        <w:rPr>
          <w:rtl w:val="0"/>
        </w:rPr>
        <w:t xml:space="preserve">None.</w:t>
      </w:r>
    </w:p>
    <w:p w:rsidR="00000000" w:rsidDel="00000000" w:rsidP="00000000" w:rsidRDefault="00000000" w:rsidRPr="00000000" w14:paraId="0000009D">
      <w:pPr>
        <w:numPr>
          <w:ilvl w:val="0"/>
          <w:numId w:val="2"/>
        </w:numPr>
        <w:ind w:left="2160" w:hanging="360"/>
        <w:rPr/>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Additional useful Databases</w:t>
      </w:r>
    </w:p>
    <w:p w:rsidR="00000000" w:rsidDel="00000000" w:rsidP="00000000" w:rsidRDefault="00000000" w:rsidRPr="00000000" w14:paraId="0000009E">
      <w:pPr>
        <w:numPr>
          <w:ilvl w:val="1"/>
          <w:numId w:val="2"/>
        </w:numPr>
        <w:ind w:left="2880" w:hanging="360"/>
        <w:rPr/>
      </w:pPr>
      <w:r w:rsidDel="00000000" w:rsidR="00000000" w:rsidRPr="00000000">
        <w:rPr>
          <w:b w:val="1"/>
          <w:bCs w:val="1"/>
          <w:highlight w:val="white"/>
          <w:rtl w:val="0"/>
        </w:rPr>
        <w:t xml:space="preserve">Member(s)</w:t>
      </w:r>
      <w:r w:rsidDel="00000000" w:rsidR="00000000" w:rsidRPr="00000000">
        <w:rPr>
          <w:highlight w:val="white"/>
          <w:rtl w:val="0"/>
        </w:rPr>
        <w:t xml:space="preserve">: Manuel</w:t>
      </w:r>
    </w:p>
    <w:p w:rsidR="00000000" w:rsidDel="00000000" w:rsidP="00000000" w:rsidRDefault="00000000" w:rsidRPr="00000000" w14:paraId="0000009F">
      <w:pPr>
        <w:numPr>
          <w:ilvl w:val="1"/>
          <w:numId w:val="2"/>
        </w:numPr>
        <w:ind w:left="2880" w:hanging="360"/>
        <w:rPr/>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57">
        <w:r w:rsidDel="00000000" w:rsidR="00000000" w:rsidRPr="00000000">
          <w:rPr>
            <w:color w:val="0000ee"/>
            <w:highlight w:val="white"/>
            <w:u w:val="single"/>
            <w:rtl w:val="0"/>
          </w:rPr>
          <w:t xml:space="preserve">DeSpace Ecosystem</w:t>
        </w:r>
      </w:hyperlink>
      <w:hyperlink r:id="rId58">
        <w:r w:rsidDel="00000000" w:rsidR="00000000" w:rsidRPr="00000000">
          <w:rPr>
            <w:color w:val="0000ee"/>
            <w:highlight w:val="white"/>
            <w:u w:val="single"/>
            <w:rtl w:val="0"/>
          </w:rPr>
          <w:t xml:space="preserve">Space Agencies Worldwide WIP</w:t>
        </w:r>
      </w:hyperlink>
      <w:hyperlink r:id="rId59">
        <w:r w:rsidDel="00000000" w:rsidR="00000000" w:rsidRPr="00000000">
          <w:rPr>
            <w:color w:val="0000ee"/>
            <w:highlight w:val="white"/>
            <w:u w:val="single"/>
            <w:rtl w:val="0"/>
          </w:rPr>
          <w:t xml:space="preserve">FI Spacetech Ecosystem</w:t>
        </w:r>
      </w:hyperlink>
      <w:r w:rsidDel="00000000" w:rsidR="00000000" w:rsidRPr="00000000">
        <w:rPr>
          <w:rtl w:val="0"/>
        </w:rPr>
      </w:r>
    </w:p>
    <w:p w:rsidR="00000000" w:rsidDel="00000000" w:rsidP="00000000" w:rsidRDefault="00000000" w:rsidRPr="00000000" w14:paraId="000000A0">
      <w:pPr>
        <w:numPr>
          <w:ilvl w:val="1"/>
          <w:numId w:val="2"/>
        </w:numPr>
        <w:ind w:left="2880" w:hanging="360"/>
        <w:rPr/>
      </w:pPr>
      <w:r w:rsidDel="00000000" w:rsidR="00000000" w:rsidRPr="00000000">
        <w:rPr>
          <w:b w:val="1"/>
          <w:bCs w:val="1"/>
          <w:highlight w:val="white"/>
          <w:rtl w:val="0"/>
        </w:rPr>
        <w:t xml:space="preserve">Score:</w:t>
      </w:r>
      <w:r w:rsidDel="00000000" w:rsidR="00000000" w:rsidRPr="00000000">
        <w:rPr>
          <w:highlight w:val="white"/>
          <w:rtl w:val="0"/>
        </w:rPr>
        <w:t xml:space="preserve"> See Task 1.2</w:t>
      </w:r>
    </w:p>
    <w:p w:rsidR="00000000" w:rsidDel="00000000" w:rsidP="00000000" w:rsidRDefault="00000000" w:rsidRPr="00000000" w14:paraId="000000A1">
      <w:pPr>
        <w:numPr>
          <w:ilvl w:val="1"/>
          <w:numId w:val="2"/>
        </w:numPr>
        <w:ind w:left="2880" w:hanging="360"/>
        <w:rPr/>
      </w:pPr>
      <w:r w:rsidDel="00000000" w:rsidR="00000000" w:rsidRPr="00000000">
        <w:rPr>
          <w:b w:val="1"/>
          <w:bCs w:val="1"/>
          <w:highlight w:val="white"/>
          <w:rtl w:val="0"/>
        </w:rPr>
        <w:t xml:space="preserve">Learnings: </w:t>
      </w:r>
      <w:r w:rsidDel="00000000" w:rsidR="00000000" w:rsidRPr="00000000">
        <w:rPr>
          <w:highlight w:val="white"/>
          <w:rtl w:val="0"/>
        </w:rPr>
        <w:t xml:space="preserve">Here are overviews of our current DeSpace ecosystem, an overview of the current Spacetech Ecosystem based on the Founders Institute Spacetech Report and Space Agencies worldwide for future partnerships, sponsoring, and ecosystem-building initiatives.</w:t>
      </w:r>
    </w:p>
    <w:p w:rsidR="00000000" w:rsidDel="00000000" w:rsidP="00000000" w:rsidRDefault="00000000" w:rsidRPr="00000000" w14:paraId="000000A2">
      <w:pPr>
        <w:numPr>
          <w:ilvl w:val="1"/>
          <w:numId w:val="2"/>
        </w:numPr>
        <w:ind w:left="2880" w:hanging="360"/>
        <w:rPr/>
      </w:pPr>
      <w:r w:rsidDel="00000000" w:rsidR="00000000" w:rsidRPr="00000000">
        <w:rPr>
          <w:b w:val="1"/>
          <w:bCs w:val="1"/>
          <w:highlight w:val="white"/>
          <w:rtl w:val="0"/>
        </w:rPr>
        <w:t xml:space="preserve">Maintenance: </w:t>
      </w:r>
      <w:r w:rsidDel="00000000" w:rsidR="00000000" w:rsidRPr="00000000">
        <w:rPr>
          <w:rtl w:val="0"/>
        </w:rPr>
        <w:t xml:space="preserve">None.</w:t>
      </w:r>
    </w:p>
    <w:p w:rsidR="00000000" w:rsidDel="00000000" w:rsidP="00000000" w:rsidRDefault="00000000" w:rsidRPr="00000000" w14:paraId="000000A3">
      <w:pPr>
        <w:ind w:left="2880" w:firstLine="0"/>
        <w:rPr/>
      </w:pPr>
      <w:r w:rsidDel="00000000" w:rsidR="00000000" w:rsidRPr="00000000">
        <w:rPr>
          <w:rtl w:val="0"/>
        </w:rPr>
      </w:r>
    </w:p>
    <w:p w:rsidR="00000000" w:rsidDel="00000000" w:rsidP="00000000" w:rsidRDefault="00000000" w:rsidRPr="00000000" w14:paraId="000000A4">
      <w:pPr>
        <w:pStyle w:val="Heading1"/>
        <w:rPr>
          <w:b w:val="1"/>
          <w:bCs w:val="1"/>
        </w:rPr>
      </w:pPr>
      <w:bookmarkStart w:colFirst="0" w:colLast="0" w:name="_559d9b80bjjr" w:id="1"/>
      <w:bookmarkEnd w:id="1"/>
      <w:r w:rsidDel="00000000" w:rsidR="00000000" w:rsidRPr="00000000">
        <w:rPr>
          <w:b w:val="1"/>
          <w:bCs w:val="1"/>
          <w:rtl w:val="0"/>
        </w:rPr>
        <w:t xml:space="preserve">Team Member Contributions</w:t>
      </w:r>
    </w:p>
    <w:p w:rsidR="00000000" w:rsidDel="00000000" w:rsidP="00000000" w:rsidRDefault="00000000" w:rsidRPr="00000000" w14:paraId="000000A5">
      <w:pPr>
        <w:rPr>
          <w:i w:val="1"/>
          <w:iCs w:val="1"/>
        </w:rPr>
      </w:pPr>
      <w:r w:rsidDel="00000000" w:rsidR="00000000" w:rsidRPr="00000000">
        <w:rPr>
          <w:i w:val="1"/>
          <w:iCs w:val="1"/>
          <w:rtl w:val="0"/>
        </w:rPr>
        <w:t xml:space="preserve">Each member should take some time to fill this out with the specific contributions they had on the team. This will serve as a reference when team members are doing their Coordinape allocations. This is your chance to show off all the great work you did!</w:t>
      </w:r>
    </w:p>
    <w:p w:rsidR="00000000" w:rsidDel="00000000" w:rsidP="00000000" w:rsidRDefault="00000000" w:rsidRPr="00000000" w14:paraId="000000A6">
      <w:pPr>
        <w:pStyle w:val="Heading3"/>
        <w:rPr>
          <w:b w:val="1"/>
          <w:bCs w:val="1"/>
        </w:rPr>
      </w:pPr>
      <w:bookmarkStart w:colFirst="0" w:colLast="0" w:name="_stcyyrelm9jr" w:id="2"/>
      <w:bookmarkEnd w:id="2"/>
      <w:r w:rsidDel="00000000" w:rsidR="00000000" w:rsidRPr="00000000">
        <w:rPr>
          <w:b w:val="1"/>
          <w:bCs w:val="1"/>
          <w:rtl w:val="0"/>
        </w:rPr>
        <w:t xml:space="preserve">@pmoncada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8"/>
        </w:numPr>
        <w:ind w:left="720" w:hanging="360"/>
      </w:pPr>
      <w:r w:rsidDel="00000000" w:rsidR="00000000" w:rsidRPr="00000000">
        <w:rPr>
          <w:b w:val="1"/>
          <w:bCs w:val="1"/>
          <w:rtl w:val="0"/>
        </w:rPr>
        <w:t xml:space="preserve">Objective</w:t>
      </w:r>
      <w:r w:rsidDel="00000000" w:rsidR="00000000" w:rsidRPr="00000000">
        <w:rPr>
          <w:rtl w:val="0"/>
        </w:rPr>
        <w:t xml:space="preserve">: </w:t>
      </w:r>
      <w:r w:rsidDel="00000000" w:rsidR="00000000" w:rsidRPr="00000000">
        <w:rPr>
          <w:rtl w:val="0"/>
        </w:rPr>
        <w:t xml:space="preserve">Clarify the ultimate vision through a technical feasibility analysis to put together a technical roadmap towards achieving our ultimate goal. (Pablo, Ari, Rod, Sean Manuel)</w:t>
      </w:r>
      <w:r w:rsidDel="00000000" w:rsidR="00000000" w:rsidRPr="00000000">
        <w:rPr>
          <w:rtl w:val="0"/>
        </w:rPr>
      </w:r>
    </w:p>
    <w:p w:rsidR="00000000" w:rsidDel="00000000" w:rsidP="00000000" w:rsidRDefault="00000000" w:rsidRPr="00000000" w14:paraId="000000A9">
      <w:pPr>
        <w:numPr>
          <w:ilvl w:val="1"/>
          <w:numId w:val="8"/>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Outline requirements and specifications on our Ultimate Goal of putting a self-sustaining, self-governing settlement on the Moon. </w:t>
      </w:r>
      <w:r w:rsidDel="00000000" w:rsidR="00000000" w:rsidRPr="00000000">
        <w:rPr>
          <w:rtl w:val="0"/>
        </w:rPr>
      </w:r>
    </w:p>
    <w:p w:rsidR="00000000" w:rsidDel="00000000" w:rsidP="00000000" w:rsidRDefault="00000000" w:rsidRPr="00000000" w14:paraId="000000AA">
      <w:pPr>
        <w:numPr>
          <w:ilvl w:val="2"/>
          <w:numId w:val="8"/>
        </w:numPr>
        <w:ind w:left="2160" w:hanging="360"/>
      </w:pPr>
      <w:r w:rsidDel="00000000" w:rsidR="00000000" w:rsidRPr="00000000">
        <w:rPr>
          <w:b w:val="1"/>
          <w:bCs w:val="1"/>
          <w:highlight w:val="white"/>
          <w:rtl w:val="0"/>
        </w:rPr>
        <w:t xml:space="preserve">Specific Contribution</w:t>
      </w:r>
      <w:r w:rsidDel="00000000" w:rsidR="00000000" w:rsidRPr="00000000">
        <w:rPr>
          <w:highlight w:val="white"/>
          <w:rtl w:val="0"/>
        </w:rPr>
        <w:t xml:space="preserve">: </w:t>
      </w:r>
      <w:hyperlink r:id="rId60">
        <w:r w:rsidDel="00000000" w:rsidR="00000000" w:rsidRPr="00000000">
          <w:rPr>
            <w:color w:val="0000ee"/>
            <w:highlight w:val="white"/>
            <w:u w:val="single"/>
            <w:rtl w:val="0"/>
          </w:rPr>
          <w:t xml:space="preserve">MoonDAO 2030 Vision</w:t>
        </w:r>
      </w:hyperlink>
      <w:hyperlink r:id="rId61">
        <w:r w:rsidDel="00000000" w:rsidR="00000000" w:rsidRPr="00000000">
          <w:rPr>
            <w:color w:val="0000ee"/>
            <w:highlight w:val="white"/>
            <w:u w:val="single"/>
            <w:rtl w:val="0"/>
          </w:rPr>
          <w:t xml:space="preserve">MoonDAO 2030 Vision Synthesis</w:t>
        </w:r>
      </w:hyperlink>
      <w:r w:rsidDel="00000000" w:rsidR="00000000" w:rsidRPr="00000000">
        <w:rPr>
          <w:highlight w:val="white"/>
          <w:rtl w:val="0"/>
        </w:rPr>
        <w:t xml:space="preserve"> I wrote both of these documents and led discussions on each of these.</w:t>
      </w:r>
      <w:r w:rsidDel="00000000" w:rsidR="00000000" w:rsidRPr="00000000">
        <w:rPr>
          <w:rtl w:val="0"/>
        </w:rPr>
      </w:r>
    </w:p>
    <w:p w:rsidR="00000000" w:rsidDel="00000000" w:rsidP="00000000" w:rsidRDefault="00000000" w:rsidRPr="00000000" w14:paraId="000000AB">
      <w:pPr>
        <w:numPr>
          <w:ilvl w:val="2"/>
          <w:numId w:val="8"/>
        </w:numPr>
        <w:ind w:left="2160" w:hanging="360"/>
        <w:rPr>
          <w:highlight w:val="white"/>
        </w:rPr>
      </w:pPr>
      <w:r w:rsidDel="00000000" w:rsidR="00000000" w:rsidRPr="00000000">
        <w:rPr>
          <w:b w:val="1"/>
          <w:bCs w:val="1"/>
          <w:highlight w:val="white"/>
          <w:rtl w:val="0"/>
        </w:rPr>
        <w:t xml:space="preserve">Impact:</w:t>
      </w:r>
      <w:r w:rsidDel="00000000" w:rsidR="00000000" w:rsidRPr="00000000">
        <w:rPr>
          <w:b w:val="1"/>
          <w:bCs w:val="1"/>
          <w:i w:val="1"/>
          <w:iCs w:val="1"/>
          <w:highlight w:val="white"/>
          <w:rtl w:val="0"/>
        </w:rPr>
        <w:t xml:space="preserve"> </w:t>
      </w:r>
      <w:r w:rsidDel="00000000" w:rsidR="00000000" w:rsidRPr="00000000">
        <w:rPr>
          <w:highlight w:val="white"/>
          <w:rtl w:val="0"/>
        </w:rPr>
        <w:t xml:space="preserve">Those documents were the OKR. So as the author of those documents the bulk of the work was on my shoulders.</w:t>
      </w:r>
    </w:p>
    <w:p w:rsidR="00000000" w:rsidDel="00000000" w:rsidP="00000000" w:rsidRDefault="00000000" w:rsidRPr="00000000" w14:paraId="000000AC">
      <w:pPr>
        <w:numPr>
          <w:ilvl w:val="2"/>
          <w:numId w:val="8"/>
        </w:numPr>
        <w:ind w:left="2160" w:hanging="360"/>
        <w:rPr>
          <w:highlight w:val="white"/>
        </w:rPr>
      </w:pPr>
      <w:r w:rsidDel="00000000" w:rsidR="00000000" w:rsidRPr="00000000">
        <w:rPr>
          <w:b w:val="1"/>
          <w:bCs w:val="1"/>
          <w:highlight w:val="white"/>
          <w:rtl w:val="0"/>
        </w:rPr>
        <w:t xml:space="preserve">Complexity: </w:t>
      </w:r>
      <w:r w:rsidDel="00000000" w:rsidR="00000000" w:rsidRPr="00000000">
        <w:rPr>
          <w:highlight w:val="white"/>
          <w:rtl w:val="0"/>
        </w:rPr>
        <w:t xml:space="preserve">This took weeks to build and herding people to add their visions and synthesizing them further with discussion questions and getting something that we all agreed was a solid vision.</w:t>
      </w:r>
      <w:r w:rsidDel="00000000" w:rsidR="00000000" w:rsidRPr="00000000">
        <w:rPr>
          <w:rtl w:val="0"/>
        </w:rPr>
      </w:r>
    </w:p>
    <w:p w:rsidR="00000000" w:rsidDel="00000000" w:rsidP="00000000" w:rsidRDefault="00000000" w:rsidRPr="00000000" w14:paraId="000000AD">
      <w:pPr>
        <w:numPr>
          <w:ilvl w:val="1"/>
          <w:numId w:val="8"/>
        </w:numPr>
        <w:ind w:left="144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Create a full technical roadmap that works back from the ultimate goal with step-by-step milestones (e.g. one year plan, five year plan, ten year plan). </w:t>
      </w:r>
      <w:r w:rsidDel="00000000" w:rsidR="00000000" w:rsidRPr="00000000">
        <w:rPr>
          <w:b w:val="1"/>
          <w:bCs w:val="1"/>
          <w:rtl w:val="0"/>
        </w:rPr>
        <w:t xml:space="preserve">(Pablo Lead)</w:t>
      </w:r>
      <w:r w:rsidDel="00000000" w:rsidR="00000000" w:rsidRPr="00000000">
        <w:rPr>
          <w:rtl w:val="0"/>
        </w:rPr>
      </w:r>
    </w:p>
    <w:p w:rsidR="00000000" w:rsidDel="00000000" w:rsidP="00000000" w:rsidRDefault="00000000" w:rsidRPr="00000000" w14:paraId="000000AE">
      <w:pPr>
        <w:numPr>
          <w:ilvl w:val="2"/>
          <w:numId w:val="8"/>
        </w:numPr>
        <w:ind w:left="2160" w:hanging="360"/>
      </w:pPr>
      <w:r w:rsidDel="00000000" w:rsidR="00000000" w:rsidRPr="00000000">
        <w:rPr>
          <w:b w:val="1"/>
          <w:bCs w:val="1"/>
          <w:highlight w:val="white"/>
          <w:rtl w:val="0"/>
        </w:rPr>
        <w:t xml:space="preserve">Specific Contribution: </w:t>
      </w:r>
      <w:r w:rsidDel="00000000" w:rsidR="00000000" w:rsidRPr="00000000">
        <w:rPr>
          <w:highlight w:val="white"/>
          <w:rtl w:val="0"/>
        </w:rPr>
        <w:t xml:space="preserve"> </w:t>
      </w:r>
      <w:hyperlink r:id="rId62">
        <w:r w:rsidDel="00000000" w:rsidR="00000000" w:rsidRPr="00000000">
          <w:rPr>
            <w:color w:val="0000ee"/>
            <w:highlight w:val="white"/>
            <w:u w:val="single"/>
            <w:rtl w:val="0"/>
          </w:rPr>
          <w:t xml:space="preserve">MoonDAO Roadmap 1.0</w:t>
        </w:r>
      </w:hyperlink>
      <w:r w:rsidDel="00000000" w:rsidR="00000000" w:rsidRPr="00000000">
        <w:rPr>
          <w:rtl w:val="0"/>
        </w:rPr>
      </w:r>
    </w:p>
    <w:p w:rsidR="00000000" w:rsidDel="00000000" w:rsidP="00000000" w:rsidRDefault="00000000" w:rsidRPr="00000000" w14:paraId="000000AF">
      <w:pPr>
        <w:numPr>
          <w:ilvl w:val="2"/>
          <w:numId w:val="8"/>
        </w:numPr>
        <w:ind w:left="2160" w:hanging="360"/>
        <w:rPr>
          <w:highlight w:val="white"/>
        </w:rPr>
      </w:pPr>
      <w:r w:rsidDel="00000000" w:rsidR="00000000" w:rsidRPr="00000000">
        <w:rPr>
          <w:b w:val="1"/>
          <w:bCs w:val="1"/>
          <w:highlight w:val="white"/>
          <w:rtl w:val="0"/>
        </w:rPr>
        <w:t xml:space="preserve">Impact: </w:t>
      </w:r>
      <w:r w:rsidDel="00000000" w:rsidR="00000000" w:rsidRPr="00000000">
        <w:rPr>
          <w:highlight w:val="white"/>
          <w:rtl w:val="0"/>
        </w:rPr>
        <w:t xml:space="preserve">This roadmap will help inform our long term strategy at MoonDAO. As the author of the roadmap I did the bulk of the work here and led the discussions about the roadmap with others.</w:t>
      </w:r>
    </w:p>
    <w:p w:rsidR="00000000" w:rsidDel="00000000" w:rsidP="00000000" w:rsidRDefault="00000000" w:rsidRPr="00000000" w14:paraId="000000B0">
      <w:pPr>
        <w:numPr>
          <w:ilvl w:val="2"/>
          <w:numId w:val="8"/>
        </w:numPr>
        <w:ind w:left="2160" w:hanging="360"/>
        <w:rPr>
          <w:highlight w:val="white"/>
        </w:rPr>
      </w:pPr>
      <w:r w:rsidDel="00000000" w:rsidR="00000000" w:rsidRPr="00000000">
        <w:rPr>
          <w:b w:val="1"/>
          <w:bCs w:val="1"/>
          <w:highlight w:val="white"/>
          <w:rtl w:val="0"/>
        </w:rPr>
        <w:t xml:space="preserve">Complexity: </w:t>
      </w:r>
      <w:r w:rsidDel="00000000" w:rsidR="00000000" w:rsidRPr="00000000">
        <w:rPr>
          <w:highlight w:val="white"/>
          <w:rtl w:val="0"/>
        </w:rPr>
        <w:t xml:space="preserve">Despite only being a couple pages long, this roadmap synthesizes hundreds of hours of discussions and ideas about what it looks like to execute successfully on our mission.</w:t>
      </w:r>
    </w:p>
    <w:p w:rsidR="00000000" w:rsidDel="00000000" w:rsidP="00000000" w:rsidRDefault="00000000" w:rsidRPr="00000000" w14:paraId="000000B1">
      <w:pPr>
        <w:numPr>
          <w:ilvl w:val="1"/>
          <w:numId w:val="8"/>
        </w:numPr>
        <w:ind w:left="1440" w:hanging="360"/>
        <w:rPr>
          <w:highlight w:val="white"/>
        </w:rPr>
      </w:pPr>
      <w:r w:rsidDel="00000000" w:rsidR="00000000" w:rsidRPr="00000000">
        <w:rPr>
          <w:rFonts w:ascii="Times New Roman" w:cs="Times New Roman" w:eastAsia="Times New Roman" w:hAnsi="Times New Roman"/>
          <w:b w:val="1"/>
          <w:bCs w:val="1"/>
          <w:rtl w:val="0"/>
        </w:rPr>
        <w:t xml:space="preserve">Key Result:</w:t>
      </w:r>
      <w:r w:rsidDel="00000000" w:rsidR="00000000" w:rsidRPr="00000000">
        <w:rPr>
          <w:rFonts w:ascii="Times New Roman" w:cs="Times New Roman" w:eastAsia="Times New Roman" w:hAnsi="Times New Roman"/>
          <w:rtl w:val="0"/>
        </w:rPr>
        <w:t xml:space="preserve"> Bring in subject area experts to speak to the DAO</w:t>
      </w:r>
    </w:p>
    <w:p w:rsidR="00000000" w:rsidDel="00000000" w:rsidP="00000000" w:rsidRDefault="00000000" w:rsidRPr="00000000" w14:paraId="000000B2">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Specific Contribution:</w:t>
      </w:r>
      <w:r w:rsidDel="00000000" w:rsidR="00000000" w:rsidRPr="00000000">
        <w:rPr>
          <w:rFonts w:ascii="Times New Roman" w:cs="Times New Roman" w:eastAsia="Times New Roman" w:hAnsi="Times New Roman"/>
          <w:rtl w:val="0"/>
        </w:rPr>
        <w:t xml:space="preserve"> I lead the AMAs on our Twitter Spaces so I did multiple interviews with subject areas experts over the past three months.</w:t>
      </w:r>
    </w:p>
    <w:p w:rsidR="00000000" w:rsidDel="00000000" w:rsidP="00000000" w:rsidRDefault="00000000" w:rsidRPr="00000000" w14:paraId="000000B3">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I lead all the AMAs, pretty self explanatory.</w:t>
      </w:r>
    </w:p>
    <w:p w:rsidR="00000000" w:rsidDel="00000000" w:rsidP="00000000" w:rsidRDefault="00000000" w:rsidRPr="00000000" w14:paraId="000000B4">
      <w:pPr>
        <w:numPr>
          <w:ilvl w:val="2"/>
          <w:numId w:val="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Complexity: </w:t>
      </w:r>
      <w:r w:rsidDel="00000000" w:rsidR="00000000" w:rsidRPr="00000000">
        <w:rPr>
          <w:rFonts w:ascii="Times New Roman" w:cs="Times New Roman" w:eastAsia="Times New Roman" w:hAnsi="Times New Roman"/>
          <w:rtl w:val="0"/>
        </w:rPr>
        <w:t xml:space="preserve">Logistics of getting people on, and then leading the discussions.</w:t>
      </w:r>
    </w:p>
    <w:p w:rsidR="00000000" w:rsidDel="00000000" w:rsidP="00000000" w:rsidRDefault="00000000" w:rsidRPr="00000000" w14:paraId="000000B5">
      <w:pPr>
        <w:numPr>
          <w:ilvl w:val="0"/>
          <w:numId w:val="8"/>
        </w:numPr>
        <w:ind w:left="720" w:hanging="360"/>
        <w:rPr>
          <w:b w:val="1"/>
          <w:bCs w:val="1"/>
          <w:highlight w:val="white"/>
        </w:rPr>
      </w:pPr>
      <w:r w:rsidDel="00000000" w:rsidR="00000000" w:rsidRPr="00000000">
        <w:rPr>
          <w:b w:val="1"/>
          <w:bCs w:val="1"/>
          <w:highlight w:val="white"/>
          <w:rtl w:val="0"/>
        </w:rPr>
        <w:t xml:space="preserve">Objective: </w:t>
      </w:r>
      <w:r w:rsidDel="00000000" w:rsidR="00000000" w:rsidRPr="00000000">
        <w:rPr>
          <w:rFonts w:ascii="Times New Roman" w:cs="Times New Roman" w:eastAsia="Times New Roman" w:hAnsi="Times New Roman"/>
          <w:b w:val="1"/>
          <w:bCs w:val="1"/>
          <w:rtl w:val="0"/>
        </w:rPr>
        <w:t xml:space="preserve">Establish consistent Space Engineering Guild Internal Operations and toolsets/workflows for decentralized software and hardware coordination. (Pablo, Rod)</w:t>
      </w:r>
      <w:r w:rsidDel="00000000" w:rsidR="00000000" w:rsidRPr="00000000">
        <w:rPr>
          <w:rtl w:val="0"/>
        </w:rPr>
      </w:r>
    </w:p>
    <w:p w:rsidR="00000000" w:rsidDel="00000000" w:rsidP="00000000" w:rsidRDefault="00000000" w:rsidRPr="00000000" w14:paraId="000000B6">
      <w:pPr>
        <w:numPr>
          <w:ilvl w:val="1"/>
          <w:numId w:val="8"/>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2.1: Taking weekly guild notes, notification management (announcing when meetings are starting, collecting an agenda. </w:t>
      </w:r>
      <w:r w:rsidDel="00000000" w:rsidR="00000000" w:rsidRPr="00000000">
        <w:rPr>
          <w:rFonts w:ascii="Times New Roman" w:cs="Times New Roman" w:eastAsia="Times New Roman" w:hAnsi="Times New Roman"/>
          <w:b w:val="1"/>
          <w:bCs w:val="1"/>
          <w:rtl w:val="0"/>
        </w:rPr>
        <w:t xml:space="preserve">(Rod Lead)</w:t>
      </w:r>
    </w:p>
    <w:p w:rsidR="00000000" w:rsidDel="00000000" w:rsidP="00000000" w:rsidRDefault="00000000" w:rsidRPr="00000000" w14:paraId="000000B7">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 Contribution:</w:t>
      </w:r>
      <w:r w:rsidDel="00000000" w:rsidR="00000000" w:rsidRPr="00000000">
        <w:rPr>
          <w:rFonts w:ascii="Times New Roman" w:cs="Times New Roman" w:eastAsia="Times New Roman" w:hAnsi="Times New Roman"/>
          <w:rtl w:val="0"/>
        </w:rPr>
        <w:t xml:space="preserve"> I co-led this and created agendas.</w:t>
      </w:r>
      <w:r w:rsidDel="00000000" w:rsidR="00000000" w:rsidRPr="00000000">
        <w:rPr>
          <w:rtl w:val="0"/>
        </w:rPr>
      </w:r>
    </w:p>
    <w:p w:rsidR="00000000" w:rsidDel="00000000" w:rsidP="00000000" w:rsidRDefault="00000000" w:rsidRPr="00000000" w14:paraId="000000B8">
      <w:pPr>
        <w:numPr>
          <w:ilvl w:val="1"/>
          <w:numId w:val="8"/>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2.5: Review incoming applications and assess their backgrounds on a consistent weekly basis, and assign them a Discord role, onboarding them, and providing support for orientation of the new members. </w:t>
      </w:r>
      <w:r w:rsidDel="00000000" w:rsidR="00000000" w:rsidRPr="00000000">
        <w:rPr>
          <w:rFonts w:ascii="Times New Roman" w:cs="Times New Roman" w:eastAsia="Times New Roman" w:hAnsi="Times New Roman"/>
          <w:b w:val="1"/>
          <w:bCs w:val="1"/>
          <w:rtl w:val="0"/>
        </w:rPr>
        <w:t xml:space="preserve">(Pablo Lead)</w:t>
      </w:r>
    </w:p>
    <w:p w:rsidR="00000000" w:rsidDel="00000000" w:rsidP="00000000" w:rsidRDefault="00000000" w:rsidRPr="00000000" w14:paraId="000000B9">
      <w:pPr>
        <w:numPr>
          <w:ilvl w:val="2"/>
          <w:numId w:val="8"/>
        </w:numPr>
        <w:spacing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Contributions: </w:t>
      </w:r>
      <w:r w:rsidDel="00000000" w:rsidR="00000000" w:rsidRPr="00000000">
        <w:rPr>
          <w:rFonts w:ascii="Times New Roman" w:cs="Times New Roman" w:eastAsia="Times New Roman" w:hAnsi="Times New Roman"/>
          <w:rtl w:val="0"/>
        </w:rPr>
        <w:t xml:space="preserve">Responding to emails. We should have more metrics on this and a better dashboard for incoming applications.</w:t>
      </w:r>
    </w:p>
    <w:p w:rsidR="00000000" w:rsidDel="00000000" w:rsidP="00000000" w:rsidRDefault="00000000" w:rsidRPr="00000000" w14:paraId="000000BA">
      <w:pPr>
        <w:numPr>
          <w:ilvl w:val="1"/>
          <w:numId w:val="8"/>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2.6: Moderate and lead weekly guild discussions, making an agenda ahead of time and organizing the conversation for productive use of people’s time. </w:t>
      </w:r>
      <w:r w:rsidDel="00000000" w:rsidR="00000000" w:rsidRPr="00000000">
        <w:rPr>
          <w:rFonts w:ascii="Times New Roman" w:cs="Times New Roman" w:eastAsia="Times New Roman" w:hAnsi="Times New Roman"/>
          <w:b w:val="1"/>
          <w:bCs w:val="1"/>
          <w:rtl w:val="0"/>
        </w:rPr>
        <w:t xml:space="preserve">(Pablo Lead)</w:t>
      </w:r>
    </w:p>
    <w:p w:rsidR="00000000" w:rsidDel="00000000" w:rsidP="00000000" w:rsidRDefault="00000000" w:rsidRPr="00000000" w14:paraId="000000BB">
      <w:pPr>
        <w:numPr>
          <w:ilvl w:val="2"/>
          <w:numId w:val="8"/>
        </w:numPr>
        <w:spacing w:line="24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Specific Contributions: </w:t>
      </w:r>
      <w:r w:rsidDel="00000000" w:rsidR="00000000" w:rsidRPr="00000000">
        <w:rPr>
          <w:rFonts w:ascii="Times New Roman" w:cs="Times New Roman" w:eastAsia="Times New Roman" w:hAnsi="Times New Roman"/>
          <w:rtl w:val="0"/>
        </w:rPr>
        <w:t xml:space="preserve">I led most guild meetings.</w:t>
      </w:r>
    </w:p>
    <w:p w:rsidR="00000000" w:rsidDel="00000000" w:rsidP="00000000" w:rsidRDefault="00000000" w:rsidRPr="00000000" w14:paraId="000000BC">
      <w:pPr>
        <w:numPr>
          <w:ilvl w:val="0"/>
          <w:numId w:val="8"/>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 one space engineering firm that is willing to outsource some of their tasks to create a bounty on our DeWork page as a pilot for a revenue stream in the DAO. (Pablo)</w:t>
      </w:r>
    </w:p>
    <w:p w:rsidR="00000000" w:rsidDel="00000000" w:rsidP="00000000" w:rsidRDefault="00000000" w:rsidRPr="00000000" w14:paraId="000000BD">
      <w:pPr>
        <w:numPr>
          <w:ilvl w:val="1"/>
          <w:numId w:val="8"/>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4.1: Find at least one partner that is mission aligned with MoonDAO and is willing to have MoonDAO’s guild to complete a bounty for them. </w:t>
      </w:r>
      <w:r w:rsidDel="00000000" w:rsidR="00000000" w:rsidRPr="00000000">
        <w:rPr>
          <w:rFonts w:ascii="Times New Roman" w:cs="Times New Roman" w:eastAsia="Times New Roman" w:hAnsi="Times New Roman"/>
          <w:b w:val="1"/>
          <w:bCs w:val="1"/>
          <w:rtl w:val="0"/>
        </w:rPr>
        <w:t xml:space="preserve">(Pablo Lead)</w:t>
      </w:r>
    </w:p>
    <w:p w:rsidR="00000000" w:rsidDel="00000000" w:rsidP="00000000" w:rsidRDefault="00000000" w:rsidRPr="00000000" w14:paraId="000000BE">
      <w:pPr>
        <w:numPr>
          <w:ilvl w:val="2"/>
          <w:numId w:val="8"/>
        </w:numPr>
        <w:spacing w:line="24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Specific Contribution: </w:t>
      </w:r>
      <w:r w:rsidDel="00000000" w:rsidR="00000000" w:rsidRPr="00000000">
        <w:rPr>
          <w:rFonts w:ascii="Times New Roman" w:cs="Times New Roman" w:eastAsia="Times New Roman" w:hAnsi="Times New Roman"/>
          <w:rtl w:val="0"/>
        </w:rPr>
        <w:t xml:space="preserve">Found someone, we followed up with them. But, unfortunately we did not put this together. This is a tough problem, and probably should be scoped out into its own project. Two way marketplace.</w:t>
      </w:r>
    </w:p>
    <w:p w:rsidR="00000000" w:rsidDel="00000000" w:rsidP="00000000" w:rsidRDefault="00000000" w:rsidRPr="00000000" w14:paraId="000000BF">
      <w:pPr>
        <w:numPr>
          <w:ilvl w:val="1"/>
          <w:numId w:val="8"/>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4.2: Manage the logistical, operations, and legal around matching that task with guild members and the right revenue split between the member and the company. </w:t>
      </w:r>
      <w:r w:rsidDel="00000000" w:rsidR="00000000" w:rsidRPr="00000000">
        <w:rPr>
          <w:rFonts w:ascii="Times New Roman" w:cs="Times New Roman" w:eastAsia="Times New Roman" w:hAnsi="Times New Roman"/>
          <w:b w:val="1"/>
          <w:bCs w:val="1"/>
          <w:rtl w:val="0"/>
        </w:rPr>
        <w:t xml:space="preserve">(Pablo Lead)</w:t>
      </w:r>
    </w:p>
    <w:p w:rsidR="00000000" w:rsidDel="00000000" w:rsidP="00000000" w:rsidRDefault="00000000" w:rsidRPr="00000000" w14:paraId="000000C0">
      <w:pPr>
        <w:numPr>
          <w:ilvl w:val="2"/>
          <w:numId w:val="8"/>
        </w:numPr>
        <w:spacing w:line="24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Specific Contribution: </w:t>
      </w:r>
      <w:r w:rsidDel="00000000" w:rsidR="00000000" w:rsidRPr="00000000">
        <w:rPr>
          <w:rFonts w:ascii="Times New Roman" w:cs="Times New Roman" w:eastAsia="Times New Roman" w:hAnsi="Times New Roman"/>
          <w:rtl w:val="0"/>
        </w:rPr>
        <w:t xml:space="preserve">See above.</w:t>
      </w:r>
      <w:r w:rsidDel="00000000" w:rsidR="00000000" w:rsidRPr="00000000">
        <w:rPr>
          <w:rtl w:val="0"/>
        </w:rPr>
      </w:r>
    </w:p>
    <w:p w:rsidR="00000000" w:rsidDel="00000000" w:rsidP="00000000" w:rsidRDefault="00000000" w:rsidRPr="00000000" w14:paraId="000000C1">
      <w:pPr>
        <w:rPr>
          <w:b w:val="1"/>
          <w:bCs w:val="1"/>
          <w:highlight w:val="white"/>
        </w:rPr>
      </w:pPr>
      <w:r w:rsidDel="00000000" w:rsidR="00000000" w:rsidRPr="00000000">
        <w:rPr>
          <w:rtl w:val="0"/>
        </w:rPr>
      </w:r>
    </w:p>
    <w:p w:rsidR="00000000" w:rsidDel="00000000" w:rsidP="00000000" w:rsidRDefault="00000000" w:rsidRPr="00000000" w14:paraId="000000C2">
      <w:pPr>
        <w:pStyle w:val="Heading1"/>
        <w:rPr/>
      </w:pPr>
      <w:bookmarkStart w:colFirst="0" w:colLast="0" w:name="_kp0gzcg0zy2g" w:id="3"/>
      <w:bookmarkEnd w:id="3"/>
      <w:r w:rsidDel="00000000" w:rsidR="00000000" w:rsidRPr="00000000">
        <w:rPr>
          <w:rtl w:val="0"/>
        </w:rPr>
        <w:t xml:space="preserve">Rod Mamin</w:t>
      </w:r>
    </w:p>
    <w:p w:rsidR="00000000" w:rsidDel="00000000" w:rsidP="00000000" w:rsidRDefault="00000000" w:rsidRPr="00000000" w14:paraId="000000C3">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Task 1.1: Outline requirements and specifications on our Ultimate Goal of putting a self-sustaining, self-governing settlement on the Moon.  </w:t>
      </w:r>
    </w:p>
    <w:p w:rsidR="00000000" w:rsidDel="00000000" w:rsidP="00000000" w:rsidRDefault="00000000" w:rsidRPr="00000000" w14:paraId="000000C4">
      <w:pPr>
        <w:numPr>
          <w:ilvl w:val="1"/>
          <w:numId w:val="7"/>
        </w:numPr>
        <w:ind w:left="1440" w:hanging="360"/>
        <w:rPr>
          <w:b w:val="1"/>
          <w:bCs w:val="1"/>
        </w:rPr>
      </w:pPr>
      <w:r w:rsidDel="00000000" w:rsidR="00000000" w:rsidRPr="00000000">
        <w:rPr>
          <w:b w:val="1"/>
          <w:bCs w:val="1"/>
          <w:rtl w:val="0"/>
        </w:rPr>
        <w:t xml:space="preserve">Result: </w:t>
      </w:r>
      <w:r w:rsidDel="00000000" w:rsidR="00000000" w:rsidRPr="00000000">
        <w:rPr>
          <w:rtl w:val="0"/>
        </w:rPr>
        <w:t xml:space="preserve">shared my vision</w:t>
      </w:r>
    </w:p>
    <w:p w:rsidR="00000000" w:rsidDel="00000000" w:rsidP="00000000" w:rsidRDefault="00000000" w:rsidRPr="00000000" w14:paraId="000000C5">
      <w:pPr>
        <w:numPr>
          <w:ilvl w:val="0"/>
          <w:numId w:val="7"/>
        </w:numPr>
        <w:ind w:left="720" w:hanging="360"/>
      </w:pPr>
      <w:r w:rsidDel="00000000" w:rsidR="00000000" w:rsidRPr="00000000">
        <w:rPr>
          <w:b w:val="1"/>
          <w:bCs w:val="1"/>
          <w:rtl w:val="0"/>
        </w:rPr>
        <w:t xml:space="preserve">Task:</w:t>
      </w:r>
      <w:r w:rsidDel="00000000" w:rsidR="00000000" w:rsidRPr="00000000">
        <w:rPr>
          <w:rtl w:val="0"/>
        </w:rPr>
        <w:t xml:space="preserve"> Task 1.4: Bring in subject area experts to speak to the DAO</w:t>
      </w:r>
      <w:r w:rsidDel="00000000" w:rsidR="00000000" w:rsidRPr="00000000">
        <w:rPr>
          <w:rtl w:val="0"/>
        </w:rPr>
      </w:r>
    </w:p>
    <w:p w:rsidR="00000000" w:rsidDel="00000000" w:rsidP="00000000" w:rsidRDefault="00000000" w:rsidRPr="00000000" w14:paraId="000000C6">
      <w:pPr>
        <w:numPr>
          <w:ilvl w:val="1"/>
          <w:numId w:val="7"/>
        </w:numPr>
        <w:ind w:left="1440" w:hanging="360"/>
      </w:pPr>
      <w:r w:rsidDel="00000000" w:rsidR="00000000" w:rsidRPr="00000000">
        <w:rPr>
          <w:b w:val="1"/>
          <w:bCs w:val="1"/>
          <w:rtl w:val="0"/>
        </w:rPr>
        <w:t xml:space="preserve">Result: </w:t>
      </w:r>
      <w:r w:rsidDel="00000000" w:rsidR="00000000" w:rsidRPr="00000000">
        <w:rPr>
          <w:rtl w:val="0"/>
        </w:rPr>
        <w:t xml:space="preserve">brough Nadeem Gabbani, an engineer who has exp built satellites for the Moon to talk about challenges, and Owocki - founder of gitcoin</w:t>
      </w:r>
    </w:p>
    <w:p w:rsidR="00000000" w:rsidDel="00000000" w:rsidP="00000000" w:rsidRDefault="00000000" w:rsidRPr="00000000" w14:paraId="000000C7">
      <w:pPr>
        <w:numPr>
          <w:ilvl w:val="0"/>
          <w:numId w:val="7"/>
        </w:numPr>
        <w:ind w:left="720" w:hanging="360"/>
      </w:pPr>
      <w:r w:rsidDel="00000000" w:rsidR="00000000" w:rsidRPr="00000000">
        <w:rPr>
          <w:b w:val="1"/>
          <w:bCs w:val="1"/>
          <w:rtl w:val="0"/>
        </w:rPr>
        <w:t xml:space="preserve">Task: </w:t>
      </w:r>
      <w:r w:rsidDel="00000000" w:rsidR="00000000" w:rsidRPr="00000000">
        <w:rPr>
          <w:rtl w:val="0"/>
        </w:rPr>
        <w:t xml:space="preserve">Task 1.5 Help advise and review reports about technical feasibility in each of the three outlined areas.</w:t>
      </w:r>
      <w:r w:rsidDel="00000000" w:rsidR="00000000" w:rsidRPr="00000000">
        <w:rPr>
          <w:rtl w:val="0"/>
        </w:rPr>
      </w:r>
    </w:p>
    <w:p w:rsidR="00000000" w:rsidDel="00000000" w:rsidP="00000000" w:rsidRDefault="00000000" w:rsidRPr="00000000" w14:paraId="000000C8">
      <w:pPr>
        <w:numPr>
          <w:ilvl w:val="1"/>
          <w:numId w:val="7"/>
        </w:numPr>
        <w:ind w:left="1440" w:hanging="360"/>
        <w:rPr>
          <w:b w:val="1"/>
          <w:bCs w:val="1"/>
        </w:rPr>
      </w:pPr>
      <w:r w:rsidDel="00000000" w:rsidR="00000000" w:rsidRPr="00000000">
        <w:rPr>
          <w:b w:val="1"/>
          <w:bCs w:val="1"/>
          <w:rtl w:val="0"/>
        </w:rPr>
        <w:t xml:space="preserve">Result: </w:t>
      </w:r>
      <w:r w:rsidDel="00000000" w:rsidR="00000000" w:rsidRPr="00000000">
        <w:rPr>
          <w:rtl w:val="0"/>
        </w:rPr>
        <w:t xml:space="preserve">provided feedback about lunar projects, including potential delay of IM-1 on conversation with BitBasel, and postponed delivery to Lifeship </w:t>
      </w:r>
    </w:p>
    <w:p w:rsidR="00000000" w:rsidDel="00000000" w:rsidP="00000000" w:rsidRDefault="00000000" w:rsidRPr="00000000" w14:paraId="000000C9">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Task 2.1: Taking weekly guild notes, notification management (announcing when meetings are starting, collecting an agenda.</w:t>
      </w:r>
    </w:p>
    <w:p w:rsidR="00000000" w:rsidDel="00000000" w:rsidP="00000000" w:rsidRDefault="00000000" w:rsidRPr="00000000" w14:paraId="000000CA">
      <w:pPr>
        <w:numPr>
          <w:ilvl w:val="1"/>
          <w:numId w:val="7"/>
        </w:numPr>
        <w:ind w:left="1440" w:hanging="360"/>
        <w:rPr>
          <w:b w:val="1"/>
          <w:bCs w:val="1"/>
        </w:rPr>
      </w:pPr>
      <w:r w:rsidDel="00000000" w:rsidR="00000000" w:rsidRPr="00000000">
        <w:rPr>
          <w:b w:val="1"/>
          <w:bCs w:val="1"/>
          <w:rtl w:val="0"/>
        </w:rPr>
        <w:t xml:space="preserve">Result: </w:t>
      </w:r>
      <w:r w:rsidDel="00000000" w:rsidR="00000000" w:rsidRPr="00000000">
        <w:rPr>
          <w:rtl w:val="0"/>
        </w:rPr>
        <w:t xml:space="preserve">missed only one meeting on 8th of March, all reports and agendas </w:t>
      </w:r>
      <w:hyperlink r:id="rId63">
        <w:r w:rsidDel="00000000" w:rsidR="00000000" w:rsidRPr="00000000">
          <w:rPr>
            <w:color w:val="1155cc"/>
            <w:u w:val="single"/>
            <w:rtl w:val="0"/>
          </w:rPr>
          <w:t xml:space="preserve">in this doc</w:t>
        </w:r>
      </w:hyperlink>
      <w:r w:rsidDel="00000000" w:rsidR="00000000" w:rsidRPr="00000000">
        <w:rPr>
          <w:rtl w:val="0"/>
        </w:rPr>
        <w:t xml:space="preserve">, also fixed missing SEG call in sesh on Discord</w:t>
      </w:r>
      <w:r w:rsidDel="00000000" w:rsidR="00000000" w:rsidRPr="00000000">
        <w:rPr>
          <w:rtl w:val="0"/>
        </w:rPr>
      </w:r>
    </w:p>
    <w:p w:rsidR="00000000" w:rsidDel="00000000" w:rsidP="00000000" w:rsidRDefault="00000000" w:rsidRPr="00000000" w14:paraId="000000CB">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Task 2.2: Investigation of available tooling and options for distributed hardware workflows, and operational workflows (investigating, deciding, integrating in the MoonDAO workflow). </w:t>
      </w:r>
    </w:p>
    <w:p w:rsidR="00000000" w:rsidDel="00000000" w:rsidP="00000000" w:rsidRDefault="00000000" w:rsidRPr="00000000" w14:paraId="000000CC">
      <w:pPr>
        <w:numPr>
          <w:ilvl w:val="1"/>
          <w:numId w:val="7"/>
        </w:numPr>
        <w:ind w:left="1440" w:hanging="360"/>
        <w:rPr>
          <w:b w:val="1"/>
          <w:bCs w:val="1"/>
        </w:rPr>
      </w:pPr>
      <w:r w:rsidDel="00000000" w:rsidR="00000000" w:rsidRPr="00000000">
        <w:rPr>
          <w:b w:val="1"/>
          <w:bCs w:val="1"/>
          <w:rtl w:val="0"/>
        </w:rPr>
        <w:t xml:space="preserve">Result: </w:t>
      </w:r>
      <w:r w:rsidDel="00000000" w:rsidR="00000000" w:rsidRPr="00000000">
        <w:rPr>
          <w:rtl w:val="0"/>
        </w:rPr>
        <w:t xml:space="preserve">created seg-onboarding channel, lot of space professionals participated </w:t>
      </w:r>
      <w:hyperlink r:id="rId64">
        <w:r w:rsidDel="00000000" w:rsidR="00000000" w:rsidRPr="00000000">
          <w:rPr>
            <w:color w:val="1155cc"/>
            <w:u w:val="single"/>
            <w:rtl w:val="0"/>
          </w:rPr>
          <w:t xml:space="preserve">https://discord.com/channels/914720248140279868/1072792384770949221</w:t>
        </w:r>
      </w:hyperlink>
      <w:r w:rsidDel="00000000" w:rsidR="00000000" w:rsidRPr="00000000">
        <w:rPr>
          <w:rtl w:val="0"/>
        </w:rPr>
        <w:t xml:space="preserve"> </w:t>
      </w:r>
    </w:p>
    <w:p w:rsidR="00000000" w:rsidDel="00000000" w:rsidP="00000000" w:rsidRDefault="00000000" w:rsidRPr="00000000" w14:paraId="000000CD">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Task 2.3: Investigation and purchase of general common resources that would enable our teams to be more effective and we can make available to guild members. (Rod Lead)</w:t>
      </w:r>
    </w:p>
    <w:p w:rsidR="00000000" w:rsidDel="00000000" w:rsidP="00000000" w:rsidRDefault="00000000" w:rsidRPr="00000000" w14:paraId="000000CE">
      <w:pPr>
        <w:numPr>
          <w:ilvl w:val="1"/>
          <w:numId w:val="7"/>
        </w:numPr>
        <w:ind w:left="1440" w:hanging="360"/>
        <w:rPr>
          <w:b w:val="1"/>
          <w:bCs w:val="1"/>
        </w:rPr>
      </w:pPr>
      <w:r w:rsidDel="00000000" w:rsidR="00000000" w:rsidRPr="00000000">
        <w:rPr>
          <w:b w:val="1"/>
          <w:bCs w:val="1"/>
          <w:rtl w:val="0"/>
        </w:rPr>
        <w:t xml:space="preserve">Result: </w:t>
      </w:r>
      <w:r w:rsidDel="00000000" w:rsidR="00000000" w:rsidRPr="00000000">
        <w:rPr>
          <w:rtl w:val="0"/>
        </w:rPr>
        <w:t xml:space="preserve"> Created Miro for ESA working group</w:t>
      </w:r>
      <w:r w:rsidDel="00000000" w:rsidR="00000000" w:rsidRPr="00000000">
        <w:rPr>
          <w:rtl w:val="0"/>
        </w:rPr>
      </w:r>
    </w:p>
    <w:p w:rsidR="00000000" w:rsidDel="00000000" w:rsidP="00000000" w:rsidRDefault="00000000" w:rsidRPr="00000000" w14:paraId="000000CF">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Task 2.4: Maintenance of Kanban board for task organization and maintenance, checking in on task deliverables and contingencies. Payment operations for contributors. (Rod Lead)</w:t>
      </w:r>
    </w:p>
    <w:p w:rsidR="00000000" w:rsidDel="00000000" w:rsidP="00000000" w:rsidRDefault="00000000" w:rsidRPr="00000000" w14:paraId="000000D0">
      <w:pPr>
        <w:numPr>
          <w:ilvl w:val="1"/>
          <w:numId w:val="7"/>
        </w:numPr>
        <w:ind w:left="1440" w:hanging="360"/>
      </w:pPr>
      <w:r w:rsidDel="00000000" w:rsidR="00000000" w:rsidRPr="00000000">
        <w:rPr>
          <w:b w:val="1"/>
          <w:bCs w:val="1"/>
          <w:rtl w:val="0"/>
        </w:rPr>
        <w:t xml:space="preserve">Result: </w:t>
      </w:r>
      <w:r w:rsidDel="00000000" w:rsidR="00000000" w:rsidRPr="00000000">
        <w:rPr>
          <w:rtl w:val="0"/>
        </w:rPr>
        <w:t xml:space="preserve"> at the beginning I’ve tried to support Kanban board, but after all we need better process to be able to set and deliver tasks</w:t>
      </w:r>
    </w:p>
    <w:p w:rsidR="00000000" w:rsidDel="00000000" w:rsidP="00000000" w:rsidRDefault="00000000" w:rsidRPr="00000000" w14:paraId="000000D1">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Task 2.5: Review incoming applications and assess their backgrounds on a consistent weekly basis, and assign them a Discord role, onboarding them, and providing support for orientation of the new members. </w:t>
      </w:r>
    </w:p>
    <w:p w:rsidR="00000000" w:rsidDel="00000000" w:rsidP="00000000" w:rsidRDefault="00000000" w:rsidRPr="00000000" w14:paraId="000000D2">
      <w:pPr>
        <w:numPr>
          <w:ilvl w:val="1"/>
          <w:numId w:val="7"/>
        </w:numPr>
        <w:ind w:left="1440" w:hanging="360"/>
      </w:pPr>
      <w:r w:rsidDel="00000000" w:rsidR="00000000" w:rsidRPr="00000000">
        <w:rPr>
          <w:b w:val="1"/>
          <w:bCs w:val="1"/>
          <w:rtl w:val="0"/>
        </w:rPr>
        <w:t xml:space="preserve">Result: </w:t>
      </w:r>
      <w:r w:rsidDel="00000000" w:rsidR="00000000" w:rsidRPr="00000000">
        <w:rPr>
          <w:rtl w:val="0"/>
        </w:rPr>
        <w:t xml:space="preserve">reviewed application of Google Sheets, selected around ~19 and reached them via email, and linkedin/discord when applicable. After reviewing I’ve assigned them a Space Engineer role as I am still not sure how to deal with the proposed SEG structure. Also responding to every application for SEG</w:t>
      </w:r>
    </w:p>
    <w:p w:rsidR="00000000" w:rsidDel="00000000" w:rsidP="00000000" w:rsidRDefault="00000000" w:rsidRPr="00000000" w14:paraId="000000D3">
      <w:pPr>
        <w:numPr>
          <w:ilvl w:val="1"/>
          <w:numId w:val="7"/>
        </w:numPr>
        <w:ind w:left="1440" w:hanging="360"/>
      </w:pPr>
      <w:r w:rsidDel="00000000" w:rsidR="00000000" w:rsidRPr="00000000">
        <w:rPr>
          <w:b w:val="1"/>
          <w:bCs w:val="1"/>
          <w:u w:val="single"/>
          <w:rtl w:val="0"/>
        </w:rPr>
        <w:t xml:space="preserve">Main result of Q1: </w:t>
      </w:r>
      <w:r w:rsidDel="00000000" w:rsidR="00000000" w:rsidRPr="00000000">
        <w:rPr>
          <w:rtl w:val="0"/>
        </w:rPr>
        <w:t xml:space="preserve">Onboarded almost all the people in the ESA working group. Around 10 people, all space professionals. </w:t>
      </w:r>
      <w:hyperlink r:id="rId65">
        <w:r w:rsidDel="00000000" w:rsidR="00000000" w:rsidRPr="00000000">
          <w:rPr>
            <w:color w:val="0000ee"/>
            <w:u w:val="single"/>
            <w:rtl w:val="0"/>
          </w:rPr>
          <w:t xml:space="preserve">MoonDAO ESA Tender Working Group</w:t>
        </w:r>
      </w:hyperlink>
      <w:hyperlink r:id="rId66">
        <w:r w:rsidDel="00000000" w:rsidR="00000000" w:rsidRPr="00000000">
          <w:rPr>
            <w:color w:val="0000ee"/>
            <w:u w:val="single"/>
            <w:rtl w:val="0"/>
          </w:rPr>
          <w:t xml:space="preserve">MoonDAO Project: ESA Lunar Economy tender</w:t>
        </w:r>
      </w:hyperlink>
      <w:r w:rsidDel="00000000" w:rsidR="00000000" w:rsidRPr="00000000">
        <w:rPr>
          <w:rtl w:val="0"/>
        </w:rPr>
      </w:r>
    </w:p>
    <w:p w:rsidR="00000000" w:rsidDel="00000000" w:rsidP="00000000" w:rsidRDefault="00000000" w:rsidRPr="00000000" w14:paraId="000000D4">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Taks 2.7: Create new bounties for contingent work for the DAO. Or bounties that serve as an onboarding a technical test for new contributors. </w:t>
      </w:r>
    </w:p>
    <w:p w:rsidR="00000000" w:rsidDel="00000000" w:rsidP="00000000" w:rsidRDefault="00000000" w:rsidRPr="00000000" w14:paraId="000000D5">
      <w:pPr>
        <w:numPr>
          <w:ilvl w:val="1"/>
          <w:numId w:val="7"/>
        </w:numPr>
        <w:ind w:left="1440" w:hanging="360"/>
      </w:pPr>
      <w:r w:rsidDel="00000000" w:rsidR="00000000" w:rsidRPr="00000000">
        <w:rPr>
          <w:b w:val="1"/>
          <w:bCs w:val="1"/>
          <w:rtl w:val="0"/>
        </w:rPr>
        <w:t xml:space="preserve">Result: </w:t>
      </w:r>
      <w:r w:rsidDel="00000000" w:rsidR="00000000" w:rsidRPr="00000000">
        <w:rPr>
          <w:rtl w:val="0"/>
        </w:rPr>
        <w:t xml:space="preserve">not started</w:t>
      </w:r>
    </w:p>
    <w:p w:rsidR="00000000" w:rsidDel="00000000" w:rsidP="00000000" w:rsidRDefault="00000000" w:rsidRPr="00000000" w14:paraId="000000D6">
      <w:pPr>
        <w:numPr>
          <w:ilvl w:val="0"/>
          <w:numId w:val="7"/>
        </w:numPr>
        <w:ind w:left="720" w:hanging="360"/>
        <w:rPr>
          <w:b w:val="1"/>
          <w:bCs w:val="1"/>
        </w:rPr>
      </w:pPr>
      <w:r w:rsidDel="00000000" w:rsidR="00000000" w:rsidRPr="00000000">
        <w:rPr>
          <w:b w:val="1"/>
          <w:bCs w:val="1"/>
          <w:rtl w:val="0"/>
        </w:rPr>
        <w:t xml:space="preserve">Task: </w:t>
      </w:r>
      <w:r w:rsidDel="00000000" w:rsidR="00000000" w:rsidRPr="00000000">
        <w:rPr>
          <w:rtl w:val="0"/>
        </w:rPr>
        <w:t xml:space="preserve">Task 3.3: In-situ resource utilization. Energy, water, material use on the Moon. How a DAO can help create neutral resources to create a foundation for other settlers to build upon. </w:t>
      </w:r>
    </w:p>
    <w:p w:rsidR="00000000" w:rsidDel="00000000" w:rsidP="00000000" w:rsidRDefault="00000000" w:rsidRPr="00000000" w14:paraId="000000D7">
      <w:pPr>
        <w:numPr>
          <w:ilvl w:val="1"/>
          <w:numId w:val="7"/>
        </w:numPr>
        <w:ind w:left="1440" w:hanging="360"/>
      </w:pPr>
      <w:r w:rsidDel="00000000" w:rsidR="00000000" w:rsidRPr="00000000">
        <w:rPr>
          <w:b w:val="1"/>
          <w:bCs w:val="1"/>
          <w:rtl w:val="0"/>
        </w:rPr>
        <w:t xml:space="preserve">Result: </w:t>
      </w:r>
      <w:r w:rsidDel="00000000" w:rsidR="00000000" w:rsidRPr="00000000">
        <w:rPr>
          <w:rtl w:val="0"/>
        </w:rPr>
        <w:t xml:space="preserve">not started</w:t>
      </w:r>
    </w:p>
    <w:p w:rsidR="00000000" w:rsidDel="00000000" w:rsidP="00000000" w:rsidRDefault="00000000" w:rsidRPr="00000000" w14:paraId="000000D8">
      <w:pPr>
        <w:spacing w:line="240" w:lineRule="auto"/>
        <w:jc w:val="both"/>
        <w:rPr/>
      </w:pPr>
      <w:r w:rsidDel="00000000" w:rsidR="00000000" w:rsidRPr="00000000">
        <w:rPr>
          <w:rtl w:val="0"/>
        </w:rPr>
      </w:r>
    </w:p>
    <w:p w:rsidR="00000000" w:rsidDel="00000000" w:rsidP="00000000" w:rsidRDefault="00000000" w:rsidRPr="00000000" w14:paraId="000000D9">
      <w:pPr>
        <w:pStyle w:val="Heading1"/>
        <w:spacing w:after="80" w:line="240" w:lineRule="auto"/>
        <w:jc w:val="both"/>
        <w:rPr/>
      </w:pPr>
      <w:bookmarkStart w:colFirst="0" w:colLast="0" w:name="_3eexh6a4d0pj" w:id="4"/>
      <w:bookmarkEnd w:id="4"/>
      <w:r w:rsidDel="00000000" w:rsidR="00000000" w:rsidRPr="00000000">
        <w:rPr>
          <w:rtl w:val="0"/>
        </w:rPr>
        <w:t xml:space="preserve">Ari Bruce</w:t>
        <w:br w:type="textWrapping"/>
      </w:r>
    </w:p>
    <w:p w:rsidR="00000000" w:rsidDel="00000000" w:rsidP="00000000" w:rsidRDefault="00000000" w:rsidRPr="00000000" w14:paraId="000000DA">
      <w:pPr>
        <w:numPr>
          <w:ilvl w:val="0"/>
          <w:numId w:val="3"/>
        </w:numPr>
        <w:spacing w:after="0" w:afterAutospacing="0" w:line="240" w:lineRule="auto"/>
        <w:ind w:left="720" w:hanging="360"/>
        <w:jc w:val="both"/>
        <w:rPr>
          <w:rFonts w:ascii="Times New Roman" w:cs="Times New Roman" w:eastAsia="Times New Roman" w:hAnsi="Times New Roman"/>
        </w:rPr>
      </w:pPr>
      <w:r w:rsidDel="00000000" w:rsidR="00000000" w:rsidRPr="00000000">
        <w:rPr>
          <w:rtl w:val="0"/>
        </w:rPr>
        <w:t xml:space="preserve">Task 1.1: Outline requirements and specifications on our Ultimate Goal of putting a self-sustaining, self-governing settlement on the Moon. </w:t>
      </w:r>
      <w:r w:rsidDel="00000000" w:rsidR="00000000" w:rsidRPr="00000000">
        <w:rPr>
          <w:b w:val="1"/>
          <w:bCs w:val="1"/>
          <w:rtl w:val="0"/>
        </w:rPr>
        <w:t xml:space="preserve">(Support)</w:t>
      </w:r>
    </w:p>
    <w:p w:rsidR="00000000" w:rsidDel="00000000" w:rsidP="00000000" w:rsidRDefault="00000000" w:rsidRPr="00000000" w14:paraId="000000DB">
      <w:pPr>
        <w:numPr>
          <w:ilvl w:val="1"/>
          <w:numId w:val="3"/>
        </w:numPr>
        <w:ind w:left="1440" w:hanging="360"/>
        <w:rPr>
          <w:b w:val="1"/>
          <w:bCs w:val="1"/>
        </w:rPr>
      </w:pPr>
      <w:r w:rsidDel="00000000" w:rsidR="00000000" w:rsidRPr="00000000">
        <w:rPr>
          <w:b w:val="1"/>
          <w:bCs w:val="1"/>
          <w:rtl w:val="0"/>
        </w:rPr>
        <w:t xml:space="preserve">Specific contributions: </w:t>
      </w:r>
      <w:r w:rsidDel="00000000" w:rsidR="00000000" w:rsidRPr="00000000">
        <w:rPr>
          <w:rtl w:val="0"/>
        </w:rPr>
        <w:t xml:space="preserve">Co Facilitated discussions, presented, researched, and shared vision.</w:t>
      </w:r>
    </w:p>
    <w:p w:rsidR="00000000" w:rsidDel="00000000" w:rsidP="00000000" w:rsidRDefault="00000000" w:rsidRPr="00000000" w14:paraId="000000DC">
      <w:pPr>
        <w:numPr>
          <w:ilvl w:val="1"/>
          <w:numId w:val="3"/>
        </w:numPr>
        <w:ind w:left="1440" w:hanging="360"/>
        <w:rPr>
          <w:b w:val="1"/>
          <w:bCs w:val="1"/>
        </w:rPr>
      </w:pPr>
      <w:r w:rsidDel="00000000" w:rsidR="00000000" w:rsidRPr="00000000">
        <w:rPr>
          <w:b w:val="1"/>
          <w:bCs w:val="1"/>
          <w:rtl w:val="0"/>
        </w:rPr>
        <w:t xml:space="preserve">Impact: </w:t>
      </w:r>
      <w:r w:rsidDel="00000000" w:rsidR="00000000" w:rsidRPr="00000000">
        <w:rPr>
          <w:rtl w:val="0"/>
        </w:rPr>
        <w:t xml:space="preserve">This will inform the future direction of the DAO from a Space Perspective. </w:t>
      </w:r>
    </w:p>
    <w:p w:rsidR="00000000" w:rsidDel="00000000" w:rsidP="00000000" w:rsidRDefault="00000000" w:rsidRPr="00000000" w14:paraId="000000DD">
      <w:pPr>
        <w:numPr>
          <w:ilvl w:val="1"/>
          <w:numId w:val="3"/>
        </w:numPr>
        <w:ind w:left="1440" w:hanging="360"/>
        <w:rPr>
          <w:b w:val="1"/>
          <w:bCs w:val="1"/>
        </w:rPr>
      </w:pPr>
      <w:r w:rsidDel="00000000" w:rsidR="00000000" w:rsidRPr="00000000">
        <w:rPr>
          <w:b w:val="1"/>
          <w:bCs w:val="1"/>
          <w:rtl w:val="0"/>
        </w:rPr>
        <w:t xml:space="preserve">Complexity: </w:t>
      </w:r>
      <w:r w:rsidDel="00000000" w:rsidR="00000000" w:rsidRPr="00000000">
        <w:rPr>
          <w:rtl w:val="0"/>
        </w:rPr>
        <w:t xml:space="preserve">Many constraints to consider. </w:t>
      </w:r>
    </w:p>
    <w:p w:rsidR="00000000" w:rsidDel="00000000" w:rsidP="00000000" w:rsidRDefault="00000000" w:rsidRPr="00000000" w14:paraId="000000DE">
      <w:pPr>
        <w:ind w:left="0" w:firstLine="0"/>
        <w:rPr>
          <w:b w:val="1"/>
          <w:bCs w:val="1"/>
        </w:rPr>
      </w:pPr>
      <w:r w:rsidDel="00000000" w:rsidR="00000000" w:rsidRPr="00000000">
        <w:rPr>
          <w:rtl w:val="0"/>
        </w:rPr>
      </w:r>
    </w:p>
    <w:p w:rsidR="00000000" w:rsidDel="00000000" w:rsidP="00000000" w:rsidRDefault="00000000" w:rsidRPr="00000000" w14:paraId="000000DF">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tl w:val="0"/>
        </w:rPr>
        <w:t xml:space="preserve">Task 1.2: Conduct a broad industry analysis of companies and nations with unique Space capabilities and offerings that would help us achieve our ultimate goal and form strategic partnerships with those groups. </w:t>
      </w:r>
      <w:r w:rsidDel="00000000" w:rsidR="00000000" w:rsidRPr="00000000">
        <w:rPr>
          <w:b w:val="1"/>
          <w:bCs w:val="1"/>
          <w:rtl w:val="0"/>
        </w:rPr>
        <w:t xml:space="preserve">(Lead)</w:t>
      </w:r>
    </w:p>
    <w:p w:rsidR="00000000" w:rsidDel="00000000" w:rsidP="00000000" w:rsidRDefault="00000000" w:rsidRPr="00000000" w14:paraId="000000E0">
      <w:pPr>
        <w:numPr>
          <w:ilvl w:val="1"/>
          <w:numId w:val="3"/>
        </w:numPr>
        <w:ind w:left="1440" w:hanging="360"/>
        <w:rPr>
          <w:b w:val="1"/>
          <w:bCs w:val="1"/>
        </w:rPr>
      </w:pPr>
      <w:r w:rsidDel="00000000" w:rsidR="00000000" w:rsidRPr="00000000">
        <w:rPr>
          <w:b w:val="1"/>
          <w:bCs w:val="1"/>
          <w:rtl w:val="0"/>
        </w:rPr>
        <w:t xml:space="preserve">Specific contributions: </w:t>
      </w: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67">
        <w:r w:rsidDel="00000000" w:rsidR="00000000" w:rsidRPr="00000000">
          <w:rPr>
            <w:color w:val="0000ee"/>
            <w:highlight w:val="white"/>
            <w:u w:val="single"/>
            <w:rtl w:val="0"/>
          </w:rPr>
          <w:t xml:space="preserve">MoonDAO SEG</w:t>
        </w:r>
      </w:hyperlink>
      <w:r w:rsidDel="00000000" w:rsidR="00000000" w:rsidRPr="00000000">
        <w:rPr>
          <w:highlight w:val="white"/>
          <w:rtl w:val="0"/>
        </w:rPr>
        <w:t xml:space="preserve"> </w:t>
      </w:r>
      <w:hyperlink r:id="rId68">
        <w:r w:rsidDel="00000000" w:rsidR="00000000" w:rsidRPr="00000000">
          <w:rPr>
            <w:color w:val="0000ee"/>
            <w:highlight w:val="white"/>
            <w:u w:val="single"/>
            <w:rtl w:val="0"/>
          </w:rPr>
          <w:t xml:space="preserve">Task 1</w:t>
        </w:r>
      </w:hyperlink>
      <w:hyperlink r:id="rId69">
        <w:r w:rsidDel="00000000" w:rsidR="00000000" w:rsidRPr="00000000">
          <w:rPr>
            <w:color w:val="1155cc"/>
            <w:highlight w:val="white"/>
            <w:u w:val="single"/>
            <w:rtl w:val="0"/>
          </w:rPr>
          <w:t xml:space="preserve">Discord Forum</w:t>
        </w:r>
      </w:hyperlink>
      <w:r w:rsidDel="00000000" w:rsidR="00000000" w:rsidRPr="00000000">
        <w:rPr>
          <w:b w:val="1"/>
          <w:bCs w:val="1"/>
          <w:rtl w:val="0"/>
        </w:rPr>
        <w:t xml:space="preserve"> </w:t>
      </w:r>
      <w:hyperlink r:id="rId70">
        <w:r w:rsidDel="00000000" w:rsidR="00000000" w:rsidRPr="00000000">
          <w:rPr>
            <w:b w:val="1"/>
            <w:bCs w:val="1"/>
            <w:color w:val="0000ee"/>
            <w:u w:val="single"/>
            <w:rtl w:val="0"/>
          </w:rPr>
          <w:t xml:space="preserve">Outer Space Regime Analysis</w:t>
        </w:r>
      </w:hyperlink>
      <w:r w:rsidDel="00000000" w:rsidR="00000000" w:rsidRPr="00000000">
        <w:rPr>
          <w:rtl w:val="0"/>
        </w:rPr>
      </w:r>
    </w:p>
    <w:p w:rsidR="00000000" w:rsidDel="00000000" w:rsidP="00000000" w:rsidRDefault="00000000" w:rsidRPr="00000000" w14:paraId="000000E1">
      <w:pPr>
        <w:numPr>
          <w:ilvl w:val="1"/>
          <w:numId w:val="3"/>
        </w:numPr>
        <w:ind w:left="1440" w:hanging="360"/>
        <w:rPr>
          <w:b w:val="1"/>
          <w:bCs w:val="1"/>
        </w:rPr>
      </w:pPr>
      <w:r w:rsidDel="00000000" w:rsidR="00000000" w:rsidRPr="00000000">
        <w:rPr>
          <w:b w:val="1"/>
          <w:bCs w:val="1"/>
          <w:rtl w:val="0"/>
        </w:rPr>
        <w:t xml:space="preserve">Impact: </w:t>
      </w:r>
      <w:r w:rsidDel="00000000" w:rsidR="00000000" w:rsidRPr="00000000">
        <w:rPr>
          <w:rtl w:val="0"/>
        </w:rPr>
        <w:t xml:space="preserve">This will be an excellent foundation for pursuing strategic partnerships</w:t>
      </w:r>
    </w:p>
    <w:p w:rsidR="00000000" w:rsidDel="00000000" w:rsidP="00000000" w:rsidRDefault="00000000" w:rsidRPr="00000000" w14:paraId="000000E2">
      <w:pPr>
        <w:numPr>
          <w:ilvl w:val="1"/>
          <w:numId w:val="3"/>
        </w:numPr>
        <w:ind w:left="1440" w:hanging="360"/>
        <w:rPr>
          <w:b w:val="1"/>
          <w:bCs w:val="1"/>
        </w:rPr>
      </w:pPr>
      <w:r w:rsidDel="00000000" w:rsidR="00000000" w:rsidRPr="00000000">
        <w:rPr>
          <w:b w:val="1"/>
          <w:bCs w:val="1"/>
          <w:rtl w:val="0"/>
        </w:rPr>
        <w:t xml:space="preserve">Complexity: </w:t>
      </w:r>
      <w:r w:rsidDel="00000000" w:rsidR="00000000" w:rsidRPr="00000000">
        <w:rPr>
          <w:rtl w:val="0"/>
        </w:rPr>
        <w:t xml:space="preserve">Difficulty engaging with governments and locating stealth startups</w:t>
      </w:r>
    </w:p>
    <w:p w:rsidR="00000000" w:rsidDel="00000000" w:rsidP="00000000" w:rsidRDefault="00000000" w:rsidRPr="00000000" w14:paraId="000000E3">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tl w:val="0"/>
        </w:rPr>
        <w:t xml:space="preserve">Task 1.3: (Contingent on 1 &amp; 2) Create a full technical roadmap that works back from the ultimate goal with step-by-step milestones (e.g. one year plan, five year plan, ten year plan). </w:t>
      </w:r>
      <w:r w:rsidDel="00000000" w:rsidR="00000000" w:rsidRPr="00000000">
        <w:rPr>
          <w:b w:val="1"/>
          <w:bCs w:val="1"/>
          <w:rtl w:val="0"/>
        </w:rPr>
        <w:t xml:space="preserve">(Support)</w:t>
      </w:r>
    </w:p>
    <w:p w:rsidR="00000000" w:rsidDel="00000000" w:rsidP="00000000" w:rsidRDefault="00000000" w:rsidRPr="00000000" w14:paraId="000000E4">
      <w:pPr>
        <w:numPr>
          <w:ilvl w:val="1"/>
          <w:numId w:val="3"/>
        </w:numPr>
        <w:ind w:left="1440" w:hanging="360"/>
        <w:rPr>
          <w:b w:val="1"/>
          <w:bCs w:val="1"/>
        </w:rPr>
      </w:pPr>
      <w:r w:rsidDel="00000000" w:rsidR="00000000" w:rsidRPr="00000000">
        <w:rPr>
          <w:b w:val="1"/>
          <w:bCs w:val="1"/>
          <w:rtl w:val="0"/>
        </w:rPr>
        <w:t xml:space="preserve">Specific contributions: </w:t>
      </w:r>
      <w:r w:rsidDel="00000000" w:rsidR="00000000" w:rsidRPr="00000000">
        <w:rPr>
          <w:rtl w:val="0"/>
        </w:rPr>
        <w:t xml:space="preserve">Supported research and outlines </w:t>
      </w:r>
    </w:p>
    <w:p w:rsidR="00000000" w:rsidDel="00000000" w:rsidP="00000000" w:rsidRDefault="00000000" w:rsidRPr="00000000" w14:paraId="000000E5">
      <w:pPr>
        <w:numPr>
          <w:ilvl w:val="1"/>
          <w:numId w:val="3"/>
        </w:numPr>
        <w:ind w:left="1440" w:hanging="360"/>
        <w:rPr>
          <w:b w:val="1"/>
          <w:bCs w:val="1"/>
        </w:rPr>
      </w:pPr>
      <w:r w:rsidDel="00000000" w:rsidR="00000000" w:rsidRPr="00000000">
        <w:rPr>
          <w:b w:val="1"/>
          <w:bCs w:val="1"/>
          <w:rtl w:val="0"/>
        </w:rPr>
        <w:t xml:space="preserve">Impact: </w:t>
      </w:r>
      <w:r w:rsidDel="00000000" w:rsidR="00000000" w:rsidRPr="00000000">
        <w:rPr>
          <w:rtl w:val="0"/>
        </w:rPr>
        <w:t xml:space="preserve">Tools for engineers and business development to follow</w:t>
      </w:r>
    </w:p>
    <w:p w:rsidR="00000000" w:rsidDel="00000000" w:rsidP="00000000" w:rsidRDefault="00000000" w:rsidRPr="00000000" w14:paraId="000000E6">
      <w:pPr>
        <w:numPr>
          <w:ilvl w:val="1"/>
          <w:numId w:val="3"/>
        </w:numPr>
        <w:ind w:left="1440" w:hanging="360"/>
        <w:rPr>
          <w:b w:val="1"/>
          <w:bCs w:val="1"/>
        </w:rPr>
      </w:pPr>
      <w:r w:rsidDel="00000000" w:rsidR="00000000" w:rsidRPr="00000000">
        <w:rPr>
          <w:b w:val="1"/>
          <w:bCs w:val="1"/>
          <w:rtl w:val="0"/>
        </w:rPr>
        <w:t xml:space="preserve">Complexity: </w:t>
      </w:r>
      <w:r w:rsidDel="00000000" w:rsidR="00000000" w:rsidRPr="00000000">
        <w:rPr>
          <w:rtl w:val="0"/>
        </w:rPr>
        <w:t xml:space="preserve">Of the most complex tasks, will require follow up but great start</w:t>
      </w:r>
    </w:p>
    <w:p w:rsidR="00000000" w:rsidDel="00000000" w:rsidP="00000000" w:rsidRDefault="00000000" w:rsidRPr="00000000" w14:paraId="000000E7">
      <w:pPr>
        <w:numPr>
          <w:ilvl w:val="0"/>
          <w:numId w:val="3"/>
        </w:numPr>
        <w:spacing w:after="0" w:afterAutospacing="0" w:line="240" w:lineRule="auto"/>
        <w:ind w:left="720" w:hanging="360"/>
        <w:jc w:val="both"/>
        <w:rPr>
          <w:rFonts w:ascii="Times New Roman" w:cs="Times New Roman" w:eastAsia="Times New Roman" w:hAnsi="Times New Roman"/>
        </w:rPr>
      </w:pPr>
      <w:r w:rsidDel="00000000" w:rsidR="00000000" w:rsidRPr="00000000">
        <w:rPr>
          <w:rtl w:val="0"/>
        </w:rPr>
        <w:t xml:space="preserve">Task 1.4: Bring in subject area experts to speak to the DAO and help advise and review reports about technical feasibility in each of the three outlined areas. </w:t>
      </w:r>
      <w:r w:rsidDel="00000000" w:rsidR="00000000" w:rsidRPr="00000000">
        <w:rPr>
          <w:b w:val="1"/>
          <w:bCs w:val="1"/>
          <w:rtl w:val="0"/>
        </w:rPr>
        <w:t xml:space="preserve">(Support)</w:t>
      </w:r>
    </w:p>
    <w:p w:rsidR="00000000" w:rsidDel="00000000" w:rsidP="00000000" w:rsidRDefault="00000000" w:rsidRPr="00000000" w14:paraId="000000E8">
      <w:pPr>
        <w:numPr>
          <w:ilvl w:val="1"/>
          <w:numId w:val="3"/>
        </w:numPr>
        <w:ind w:left="1440" w:hanging="360"/>
        <w:rPr>
          <w:b w:val="1"/>
          <w:bCs w:val="1"/>
        </w:rPr>
      </w:pPr>
      <w:r w:rsidDel="00000000" w:rsidR="00000000" w:rsidRPr="00000000">
        <w:rPr>
          <w:b w:val="1"/>
          <w:bCs w:val="1"/>
          <w:rtl w:val="0"/>
        </w:rPr>
        <w:t xml:space="preserve">Specific contributions: </w:t>
      </w:r>
      <w:r w:rsidDel="00000000" w:rsidR="00000000" w:rsidRPr="00000000">
        <w:rPr>
          <w:rtl w:val="0"/>
        </w:rPr>
        <w:t xml:space="preserve">Lectured about MoonDAO and hosted events with space experts, </w:t>
      </w:r>
      <w:hyperlink r:id="rId71">
        <w:r w:rsidDel="00000000" w:rsidR="00000000" w:rsidRPr="00000000">
          <w:rPr>
            <w:color w:val="1155cc"/>
            <w:highlight w:val="white"/>
            <w:u w:val="single"/>
            <w:rtl w:val="0"/>
          </w:rPr>
          <w:t xml:space="preserve">https://fb.watch/jIqwLUHwIA/</w:t>
        </w:r>
      </w:hyperlink>
      <w:r w:rsidDel="00000000" w:rsidR="00000000" w:rsidRPr="00000000">
        <w:rPr>
          <w:rtl w:val="0"/>
        </w:rPr>
      </w:r>
    </w:p>
    <w:p w:rsidR="00000000" w:rsidDel="00000000" w:rsidP="00000000" w:rsidRDefault="00000000" w:rsidRPr="00000000" w14:paraId="000000E9">
      <w:pPr>
        <w:numPr>
          <w:ilvl w:val="1"/>
          <w:numId w:val="3"/>
        </w:numPr>
        <w:ind w:left="1440" w:hanging="360"/>
        <w:rPr>
          <w:b w:val="1"/>
          <w:bCs w:val="1"/>
        </w:rPr>
      </w:pPr>
      <w:r w:rsidDel="00000000" w:rsidR="00000000" w:rsidRPr="00000000">
        <w:rPr>
          <w:b w:val="1"/>
          <w:bCs w:val="1"/>
          <w:rtl w:val="0"/>
        </w:rPr>
        <w:t xml:space="preserve">Impact: </w:t>
      </w:r>
      <w:r w:rsidDel="00000000" w:rsidR="00000000" w:rsidRPr="00000000">
        <w:rPr>
          <w:rtl w:val="0"/>
        </w:rPr>
        <w:t xml:space="preserve">Outreach to University, international community, and space industry</w:t>
      </w:r>
    </w:p>
    <w:p w:rsidR="00000000" w:rsidDel="00000000" w:rsidP="00000000" w:rsidRDefault="00000000" w:rsidRPr="00000000" w14:paraId="000000EA">
      <w:pPr>
        <w:numPr>
          <w:ilvl w:val="1"/>
          <w:numId w:val="3"/>
        </w:numPr>
        <w:ind w:left="1440" w:hanging="360"/>
        <w:rPr>
          <w:b w:val="1"/>
          <w:bCs w:val="1"/>
        </w:rPr>
      </w:pPr>
      <w:r w:rsidDel="00000000" w:rsidR="00000000" w:rsidRPr="00000000">
        <w:rPr>
          <w:b w:val="1"/>
          <w:bCs w:val="1"/>
          <w:rtl w:val="0"/>
        </w:rPr>
        <w:t xml:space="preserve">Complexity: </w:t>
      </w:r>
      <w:r w:rsidDel="00000000" w:rsidR="00000000" w:rsidRPr="00000000">
        <w:rPr>
          <w:rtl w:val="0"/>
        </w:rPr>
        <w:t xml:space="preserve">Organizing effort beyond engineering </w:t>
      </w:r>
    </w:p>
    <w:p w:rsidR="00000000" w:rsidDel="00000000" w:rsidP="00000000" w:rsidRDefault="00000000" w:rsidRPr="00000000" w14:paraId="000000EB">
      <w:pPr>
        <w:numPr>
          <w:ilvl w:val="0"/>
          <w:numId w:val="3"/>
        </w:numPr>
        <w:ind w:left="720" w:hanging="360"/>
        <w:rPr>
          <w:rFonts w:ascii="Times New Roman" w:cs="Times New Roman" w:eastAsia="Times New Roman" w:hAnsi="Times New Roman"/>
        </w:rPr>
      </w:pPr>
      <w:r w:rsidDel="00000000" w:rsidR="00000000" w:rsidRPr="00000000">
        <w:rPr>
          <w:b w:val="1"/>
          <w:bCs w:val="1"/>
          <w:highlight w:val="white"/>
          <w:rtl w:val="0"/>
        </w:rPr>
        <w:t xml:space="preserve">Objective 2: </w:t>
      </w:r>
      <w:r w:rsidDel="00000000" w:rsidR="00000000" w:rsidRPr="00000000">
        <w:rPr>
          <w:rtl w:val="0"/>
        </w:rPr>
        <w:t xml:space="preserve">Task 2.1: Taking weekly guild notes, notification management (announcing when meetings are starting, collecting an agenda. Establish consistent Space Engineering Guild Internal Operations and toolsets/workflows for decentralized software and hardware coordination.</w:t>
      </w:r>
    </w:p>
    <w:p w:rsidR="00000000" w:rsidDel="00000000" w:rsidP="00000000" w:rsidRDefault="00000000" w:rsidRPr="00000000" w14:paraId="000000EC">
      <w:pPr>
        <w:numPr>
          <w:ilvl w:val="1"/>
          <w:numId w:val="3"/>
        </w:numPr>
        <w:ind w:left="1440" w:hanging="360"/>
      </w:pPr>
      <w:r w:rsidDel="00000000" w:rsidR="00000000" w:rsidRPr="00000000">
        <w:rPr>
          <w:b w:val="1"/>
          <w:bCs w:val="1"/>
          <w:rtl w:val="0"/>
        </w:rPr>
        <w:t xml:space="preserve">Specific contributions: </w:t>
      </w:r>
      <w:r w:rsidDel="00000000" w:rsidR="00000000" w:rsidRPr="00000000">
        <w:rPr>
          <w:rtl w:val="0"/>
        </w:rPr>
        <w:t xml:space="preserve">Supported in the facilitation of weekly meetings</w:t>
      </w:r>
    </w:p>
    <w:p w:rsidR="00000000" w:rsidDel="00000000" w:rsidP="00000000" w:rsidRDefault="00000000" w:rsidRPr="00000000" w14:paraId="000000ED">
      <w:pPr>
        <w:numPr>
          <w:ilvl w:val="0"/>
          <w:numId w:val="3"/>
        </w:numPr>
        <w:spacing w:after="0" w:afterAutospacing="0" w:line="240" w:lineRule="auto"/>
        <w:ind w:left="720" w:hanging="360"/>
        <w:jc w:val="both"/>
        <w:rPr>
          <w:rFonts w:ascii="Times New Roman" w:cs="Times New Roman" w:eastAsia="Times New Roman" w:hAnsi="Times New Roman"/>
        </w:rPr>
      </w:pPr>
      <w:r w:rsidDel="00000000" w:rsidR="00000000" w:rsidRPr="00000000">
        <w:rPr>
          <w:rtl w:val="0"/>
        </w:rPr>
        <w:t xml:space="preserve">Task 3.2: Bioresearch and astrobiology. Biological life support systems analysis. Radiation shielding, food, structures. How a DAO can help tackle some of these challenges. </w:t>
      </w:r>
      <w:r w:rsidDel="00000000" w:rsidR="00000000" w:rsidRPr="00000000">
        <w:rPr>
          <w:b w:val="1"/>
          <w:bCs w:val="1"/>
          <w:rtl w:val="0"/>
        </w:rPr>
        <w:t xml:space="preserve">(Lead) and Key Result: </w:t>
      </w:r>
      <w:r w:rsidDel="00000000" w:rsidR="00000000" w:rsidRPr="00000000">
        <w:rPr>
          <w:rtl w:val="0"/>
        </w:rPr>
        <w:t xml:space="preserve">Task 3.3: In-situ resource utilization. Energy, water, material use on the Moon. How a DAO can help create neutral resources to create a foundation for other settlers to build upon. </w:t>
      </w:r>
      <w:r w:rsidDel="00000000" w:rsidR="00000000" w:rsidRPr="00000000">
        <w:rPr>
          <w:rtl w:val="0"/>
        </w:rPr>
      </w:r>
    </w:p>
    <w:p w:rsidR="00000000" w:rsidDel="00000000" w:rsidP="00000000" w:rsidRDefault="00000000" w:rsidRPr="00000000" w14:paraId="000000EE">
      <w:pPr>
        <w:numPr>
          <w:ilvl w:val="1"/>
          <w:numId w:val="3"/>
        </w:numPr>
        <w:ind w:left="1440" w:hanging="360"/>
        <w:rPr>
          <w:b w:val="1"/>
          <w:bCs w:val="1"/>
        </w:rPr>
      </w:pPr>
      <w:r w:rsidDel="00000000" w:rsidR="00000000" w:rsidRPr="00000000">
        <w:rPr>
          <w:b w:val="1"/>
          <w:bCs w:val="1"/>
          <w:rtl w:val="0"/>
        </w:rPr>
        <w:t xml:space="preserve">Specific contributions: </w:t>
      </w:r>
      <w:r w:rsidDel="00000000" w:rsidR="00000000" w:rsidRPr="00000000">
        <w:rPr>
          <w:rtl w:val="0"/>
        </w:rPr>
        <w:t xml:space="preserve">Researches, Designed, and launched Space Engineering program for 4 University sections</w:t>
      </w:r>
      <w:r w:rsidDel="00000000" w:rsidR="00000000" w:rsidRPr="00000000">
        <w:rPr>
          <w:b w:val="1"/>
          <w:bCs w:val="1"/>
          <w:rtl w:val="0"/>
        </w:rPr>
        <w:t xml:space="preserve"> </w:t>
      </w:r>
    </w:p>
    <w:p w:rsidR="00000000" w:rsidDel="00000000" w:rsidP="00000000" w:rsidRDefault="00000000" w:rsidRPr="00000000" w14:paraId="000000EF">
      <w:pPr>
        <w:numPr>
          <w:ilvl w:val="1"/>
          <w:numId w:val="3"/>
        </w:numPr>
        <w:ind w:left="1440" w:hanging="360"/>
        <w:rPr>
          <w:b w:val="1"/>
          <w:bCs w:val="1"/>
        </w:rPr>
      </w:pPr>
      <w:r w:rsidDel="00000000" w:rsidR="00000000" w:rsidRPr="00000000">
        <w:rPr>
          <w:b w:val="1"/>
          <w:bCs w:val="1"/>
          <w:rtl w:val="0"/>
        </w:rPr>
        <w:t xml:space="preserve">Impact: </w:t>
      </w:r>
      <w:hyperlink r:id="rId72">
        <w:r w:rsidDel="00000000" w:rsidR="00000000" w:rsidRPr="00000000">
          <w:rPr>
            <w:b w:val="1"/>
            <w:bCs w:val="1"/>
            <w:color w:val="0000ee"/>
            <w:u w:val="single"/>
            <w:rtl w:val="0"/>
          </w:rPr>
          <w:t xml:space="preserve">Task 3.2 Research</w:t>
        </w:r>
      </w:hyperlink>
      <w:r w:rsidDel="00000000" w:rsidR="00000000" w:rsidRPr="00000000">
        <w:rPr>
          <w:b w:val="1"/>
          <w:bCs w:val="1"/>
          <w:rtl w:val="0"/>
        </w:rPr>
        <w:t xml:space="preserve"> </w:t>
      </w:r>
      <w:r w:rsidDel="00000000" w:rsidR="00000000" w:rsidRPr="00000000">
        <w:rPr>
          <w:rtl w:val="0"/>
        </w:rPr>
        <w:t xml:space="preserve">Will follow up at the end of the semester</w:t>
      </w:r>
    </w:p>
    <w:p w:rsidR="00000000" w:rsidDel="00000000" w:rsidP="00000000" w:rsidRDefault="00000000" w:rsidRPr="00000000" w14:paraId="000000F0">
      <w:pPr>
        <w:numPr>
          <w:ilvl w:val="1"/>
          <w:numId w:val="3"/>
        </w:numPr>
        <w:ind w:left="1440" w:hanging="360"/>
        <w:rPr>
          <w:b w:val="1"/>
          <w:bCs w:val="1"/>
        </w:rPr>
      </w:pPr>
      <w:r w:rsidDel="00000000" w:rsidR="00000000" w:rsidRPr="00000000">
        <w:rPr>
          <w:b w:val="1"/>
          <w:bCs w:val="1"/>
          <w:rtl w:val="0"/>
        </w:rPr>
        <w:t xml:space="preserve">Complexity: </w:t>
      </w:r>
      <w:r w:rsidDel="00000000" w:rsidR="00000000" w:rsidRPr="00000000">
        <w:rPr>
          <w:rtl w:val="0"/>
        </w:rPr>
        <w:t xml:space="preserve">High degrees of complexity and exciting to be at the cutting edge!</w:t>
      </w:r>
    </w:p>
    <w:p w:rsidR="00000000" w:rsidDel="00000000" w:rsidP="00000000" w:rsidRDefault="00000000" w:rsidRPr="00000000" w14:paraId="000000F1">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F2">
      <w:pPr>
        <w:numPr>
          <w:ilvl w:val="0"/>
          <w:numId w:val="3"/>
        </w:numPr>
        <w:spacing w:line="240" w:lineRule="auto"/>
        <w:ind w:left="720" w:hanging="360"/>
        <w:jc w:val="both"/>
        <w:rPr>
          <w:b w:val="1"/>
          <w:bCs w:val="1"/>
        </w:rPr>
      </w:pPr>
      <w:r w:rsidDel="00000000" w:rsidR="00000000" w:rsidRPr="00000000">
        <w:rPr>
          <w:rtl w:val="0"/>
        </w:rPr>
        <w:t xml:space="preserve">Task 4.1: Find at least one partner that is mission aligned with MoonDAO and is willing to have MoonDAO’s guild to complete a bounty for them.</w:t>
      </w:r>
    </w:p>
    <w:p w:rsidR="00000000" w:rsidDel="00000000" w:rsidP="00000000" w:rsidRDefault="00000000" w:rsidRPr="00000000" w14:paraId="000000F3">
      <w:pPr>
        <w:numPr>
          <w:ilvl w:val="1"/>
          <w:numId w:val="3"/>
        </w:numPr>
        <w:ind w:left="1440" w:hanging="360"/>
      </w:pPr>
      <w:r w:rsidDel="00000000" w:rsidR="00000000" w:rsidRPr="00000000">
        <w:rPr>
          <w:b w:val="1"/>
          <w:bCs w:val="1"/>
          <w:rtl w:val="0"/>
        </w:rPr>
        <w:t xml:space="preserve">Specific contributions: </w:t>
      </w:r>
      <w:r w:rsidDel="00000000" w:rsidR="00000000" w:rsidRPr="00000000">
        <w:rPr>
          <w:rtl w:val="0"/>
        </w:rPr>
        <w:t xml:space="preserve">Have been discussing a project with the Hawaii Space Flight Laboratory to allow for DAO engineers to participate</w:t>
      </w:r>
    </w:p>
    <w:p w:rsidR="00000000" w:rsidDel="00000000" w:rsidP="00000000" w:rsidRDefault="00000000" w:rsidRPr="00000000" w14:paraId="000000F4">
      <w:pPr>
        <w:spacing w:after="80" w:line="240" w:lineRule="auto"/>
        <w:jc w:val="both"/>
        <w:rPr>
          <w:b w:val="1"/>
          <w:bCs w:val="1"/>
        </w:rPr>
      </w:pPr>
      <w:r w:rsidDel="00000000" w:rsidR="00000000" w:rsidRPr="00000000">
        <w:rPr>
          <w:rtl w:val="0"/>
        </w:rPr>
      </w:r>
    </w:p>
    <w:p w:rsidR="00000000" w:rsidDel="00000000" w:rsidP="00000000" w:rsidRDefault="00000000" w:rsidRPr="00000000" w14:paraId="000000F5">
      <w:pPr>
        <w:pStyle w:val="Title"/>
        <w:spacing w:after="80" w:line="240" w:lineRule="auto"/>
        <w:jc w:val="both"/>
        <w:rPr/>
      </w:pPr>
      <w:bookmarkStart w:colFirst="0" w:colLast="0" w:name="_igypo05697yk" w:id="5"/>
      <w:bookmarkEnd w:id="5"/>
      <w:r w:rsidDel="00000000" w:rsidR="00000000" w:rsidRPr="00000000">
        <w:rPr>
          <w:rtl w:val="0"/>
        </w:rPr>
        <w:t xml:space="preserve">Manuel</w:t>
      </w:r>
    </w:p>
    <w:p w:rsidR="00000000" w:rsidDel="00000000" w:rsidP="00000000" w:rsidRDefault="00000000" w:rsidRPr="00000000" w14:paraId="000000F6">
      <w:pPr>
        <w:ind w:left="720" w:firstLine="0"/>
        <w:rPr>
          <w:b w:val="1"/>
          <w:bCs w:val="1"/>
        </w:rPr>
      </w:pPr>
      <w:r w:rsidDel="00000000" w:rsidR="00000000" w:rsidRPr="00000000">
        <w:rPr>
          <w:b w:val="1"/>
          <w:bCs w:val="1"/>
          <w:highlight w:val="white"/>
          <w:rtl w:val="0"/>
        </w:rPr>
        <w:t xml:space="preserve">5. Objective 5:</w:t>
      </w:r>
      <w:r w:rsidDel="00000000" w:rsidR="00000000" w:rsidRPr="00000000">
        <w:rPr>
          <w:rtl w:val="0"/>
        </w:rPr>
        <w:t xml:space="preserve"> Figure out ways to converge Decentralized Science and Open Hardware to benefit the overall development of new and existing technology within MoonDAO. (Manuel Lead)</w:t>
      </w:r>
      <w:r w:rsidDel="00000000" w:rsidR="00000000" w:rsidRPr="00000000">
        <w:rPr>
          <w:rtl w:val="0"/>
        </w:rPr>
      </w:r>
    </w:p>
    <w:p w:rsidR="00000000" w:rsidDel="00000000" w:rsidP="00000000" w:rsidRDefault="00000000" w:rsidRPr="00000000" w14:paraId="000000F7">
      <w:pPr>
        <w:numPr>
          <w:ilvl w:val="0"/>
          <w:numId w:val="10"/>
        </w:numPr>
        <w:ind w:left="216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5.1 Identify, build and implement Decentralized Science tools for scientists to contribute their research to MoonDAO.</w:t>
      </w:r>
      <w:r w:rsidDel="00000000" w:rsidR="00000000" w:rsidRPr="00000000">
        <w:rPr>
          <w:rtl w:val="0"/>
        </w:rPr>
      </w:r>
    </w:p>
    <w:p w:rsidR="00000000" w:rsidDel="00000000" w:rsidP="00000000" w:rsidRDefault="00000000" w:rsidRPr="00000000" w14:paraId="000000F8">
      <w:pPr>
        <w:numPr>
          <w:ilvl w:val="1"/>
          <w:numId w:val="10"/>
        </w:numPr>
        <w:ind w:left="288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73">
        <w:r w:rsidDel="00000000" w:rsidR="00000000" w:rsidRPr="00000000">
          <w:rPr>
            <w:color w:val="0000ee"/>
            <w:highlight w:val="white"/>
            <w:u w:val="single"/>
            <w:rtl w:val="0"/>
          </w:rPr>
          <w:t xml:space="preserve">Space Technology Papers Results</w:t>
        </w:r>
      </w:hyperlink>
      <w:hyperlink r:id="rId74">
        <w:r w:rsidDel="00000000" w:rsidR="00000000" w:rsidRPr="00000000">
          <w:rPr>
            <w:color w:val="0000ee"/>
            <w:highlight w:val="white"/>
            <w:u w:val="single"/>
            <w:rtl w:val="0"/>
          </w:rPr>
          <w:t xml:space="preserve">Challenges in Science - DeSci</w:t>
        </w:r>
      </w:hyperlink>
      <w:hyperlink r:id="rId75">
        <w:r w:rsidDel="00000000" w:rsidR="00000000" w:rsidRPr="00000000">
          <w:rPr>
            <w:color w:val="0000ee"/>
            <w:highlight w:val="white"/>
            <w:u w:val="single"/>
            <w:rtl w:val="0"/>
          </w:rPr>
          <w:t xml:space="preserve">DeSpace ecosystem DeSci in Space.pdf</w:t>
        </w:r>
      </w:hyperlink>
      <w:hyperlink r:id="rId76">
        <w:r w:rsidDel="00000000" w:rsidR="00000000" w:rsidRPr="00000000">
          <w:rPr>
            <w:color w:val="0000ee"/>
            <w:highlight w:val="white"/>
            <w:u w:val="single"/>
            <w:rtl w:val="0"/>
          </w:rPr>
          <w:t xml:space="preserve">DeSpace: DeSci in Space</w:t>
        </w:r>
      </w:hyperlink>
      <w:hyperlink r:id="rId77">
        <w:r w:rsidDel="00000000" w:rsidR="00000000" w:rsidRPr="00000000">
          <w:rPr>
            <w:color w:val="0000ee"/>
            <w:highlight w:val="white"/>
            <w:u w:val="single"/>
            <w:rtl w:val="0"/>
          </w:rPr>
          <w:t xml:space="preserve">Decentralized Science Twitter Landscape</w:t>
        </w:r>
      </w:hyperlink>
      <w:hyperlink r:id="rId78">
        <w:r w:rsidDel="00000000" w:rsidR="00000000" w:rsidRPr="00000000">
          <w:rPr>
            <w:color w:val="0000ee"/>
            <w:highlight w:val="white"/>
            <w:u w:val="single"/>
            <w:rtl w:val="0"/>
          </w:rPr>
          <w:t xml:space="preserve">DeSci Tools Overview</w:t>
        </w:r>
      </w:hyperlink>
      <w:r w:rsidDel="00000000" w:rsidR="00000000" w:rsidRPr="00000000">
        <w:rPr>
          <w:rtl w:val="0"/>
        </w:rPr>
      </w:r>
    </w:p>
    <w:p w:rsidR="00000000" w:rsidDel="00000000" w:rsidP="00000000" w:rsidRDefault="00000000" w:rsidRPr="00000000" w14:paraId="000000F9">
      <w:pPr>
        <w:numPr>
          <w:ilvl w:val="1"/>
          <w:numId w:val="10"/>
        </w:numPr>
        <w:ind w:left="2880" w:hanging="360"/>
      </w:pPr>
      <w:r w:rsidDel="00000000" w:rsidR="00000000" w:rsidRPr="00000000">
        <w:rPr>
          <w:b w:val="1"/>
          <w:bCs w:val="1"/>
          <w:highlight w:val="white"/>
          <w:rtl w:val="0"/>
        </w:rPr>
        <w:t xml:space="preserve">Learnings: This report is for current and future MoonDAO members to orient in the Academic world, in the Intellectual Property markets and Prototyping facilities. </w:t>
      </w:r>
    </w:p>
    <w:p w:rsidR="00000000" w:rsidDel="00000000" w:rsidP="00000000" w:rsidRDefault="00000000" w:rsidRPr="00000000" w14:paraId="000000FA">
      <w:pPr>
        <w:numPr>
          <w:ilvl w:val="2"/>
          <w:numId w:val="10"/>
        </w:numPr>
        <w:ind w:left="3600" w:hanging="360"/>
      </w:pPr>
      <w:r w:rsidDel="00000000" w:rsidR="00000000" w:rsidRPr="00000000">
        <w:rPr>
          <w:sz w:val="18"/>
          <w:szCs w:val="18"/>
          <w:highlight w:val="white"/>
          <w:rtl w:val="0"/>
        </w:rPr>
        <w:t xml:space="preserve">The reason why I wanted to identify opportunities for either building or implementing Decentralized Science tools is that I strongly believe we can tap into undiscovered opportunities in DeSci and Regenerative Finance (ReFi). </w:t>
      </w:r>
    </w:p>
    <w:p w:rsidR="00000000" w:rsidDel="00000000" w:rsidP="00000000" w:rsidRDefault="00000000" w:rsidRPr="00000000" w14:paraId="000000FB">
      <w:pPr>
        <w:numPr>
          <w:ilvl w:val="2"/>
          <w:numId w:val="10"/>
        </w:numPr>
        <w:ind w:left="3600" w:hanging="360"/>
      </w:pPr>
      <w:r w:rsidDel="00000000" w:rsidR="00000000" w:rsidRPr="00000000">
        <w:rPr>
          <w:sz w:val="18"/>
          <w:szCs w:val="18"/>
          <w:highlight w:val="white"/>
          <w:rtl w:val="0"/>
        </w:rPr>
        <w:t xml:space="preserve">If we can provide our members and other scientific communities with the tools to securely store and distribute scientific data we enable people to start working actively on hardware prototyping and data simulations for the best possible impact. </w:t>
      </w:r>
      <w:hyperlink r:id="rId79">
        <w:r w:rsidDel="00000000" w:rsidR="00000000" w:rsidRPr="00000000">
          <w:rPr>
            <w:color w:val="1155cc"/>
            <w:sz w:val="18"/>
            <w:szCs w:val="18"/>
            <w:highlight w:val="white"/>
            <w:u w:val="single"/>
            <w:rtl w:val="0"/>
          </w:rPr>
          <w:t xml:space="preserve">DeSci.World</w:t>
        </w:r>
      </w:hyperlink>
      <w:r w:rsidDel="00000000" w:rsidR="00000000" w:rsidRPr="00000000">
        <w:rPr>
          <w:sz w:val="18"/>
          <w:szCs w:val="18"/>
          <w:highlight w:val="white"/>
          <w:rtl w:val="0"/>
        </w:rPr>
        <w:t xml:space="preserve"> already created a comprehensive overview of DeSci projects. </w:t>
      </w:r>
    </w:p>
    <w:p w:rsidR="00000000" w:rsidDel="00000000" w:rsidP="00000000" w:rsidRDefault="00000000" w:rsidRPr="00000000" w14:paraId="000000FC">
      <w:pPr>
        <w:numPr>
          <w:ilvl w:val="2"/>
          <w:numId w:val="10"/>
        </w:numPr>
        <w:ind w:left="3600" w:hanging="360"/>
      </w:pPr>
      <w:r w:rsidDel="00000000" w:rsidR="00000000" w:rsidRPr="00000000">
        <w:rPr>
          <w:sz w:val="18"/>
          <w:szCs w:val="18"/>
          <w:highlight w:val="white"/>
          <w:rtl w:val="0"/>
        </w:rPr>
        <w:t xml:space="preserve">With involvement in the upcoming DeSci survey, I will build the data stream for advanced data analytics. With this activity, our community stays up-to-date about the latest changes and opportunities for implementation in DeSci. </w:t>
      </w:r>
    </w:p>
    <w:p w:rsidR="00000000" w:rsidDel="00000000" w:rsidP="00000000" w:rsidRDefault="00000000" w:rsidRPr="00000000" w14:paraId="000000FD">
      <w:pPr>
        <w:numPr>
          <w:ilvl w:val="2"/>
          <w:numId w:val="10"/>
        </w:numPr>
        <w:ind w:left="3600" w:hanging="360"/>
      </w:pPr>
      <w:r w:rsidDel="00000000" w:rsidR="00000000" w:rsidRPr="00000000">
        <w:rPr>
          <w:sz w:val="18"/>
          <w:szCs w:val="18"/>
          <w:highlight w:val="white"/>
          <w:rtl w:val="0"/>
        </w:rPr>
        <w:t xml:space="preserve">A positive sign that plays into this is the co-creation of our own NFT marketplace. We can create sub-systems that enable community members to register their own space papers paving the way for Space Scientists to get into DeSci through MoonDAO. This is my definition of Decentralized Space Exploration (DeSpace). </w:t>
      </w:r>
    </w:p>
    <w:p w:rsidR="00000000" w:rsidDel="00000000" w:rsidP="00000000" w:rsidRDefault="00000000" w:rsidRPr="00000000" w14:paraId="000000FE">
      <w:pPr>
        <w:numPr>
          <w:ilvl w:val="2"/>
          <w:numId w:val="10"/>
        </w:numPr>
        <w:ind w:left="3600" w:hanging="360"/>
      </w:pPr>
      <w:r w:rsidDel="00000000" w:rsidR="00000000" w:rsidRPr="00000000">
        <w:rPr>
          <w:sz w:val="18"/>
          <w:szCs w:val="18"/>
          <w:highlight w:val="white"/>
          <w:rtl w:val="0"/>
        </w:rPr>
        <w:t xml:space="preserve">Further activities with Gitcoin to participate in the upcoming DeSci Grants round and the opportunity to build our own platform for distributing Grants for DeSpace ecosystem-building through the Gitcoin Grants Stack enable the positioning of MoonDAO as a leader in Decentralized Space Science paving the way for strategic partnerships. </w:t>
      </w:r>
    </w:p>
    <w:p w:rsidR="00000000" w:rsidDel="00000000" w:rsidP="00000000" w:rsidRDefault="00000000" w:rsidRPr="00000000" w14:paraId="000000FF">
      <w:pPr>
        <w:numPr>
          <w:ilvl w:val="2"/>
          <w:numId w:val="10"/>
        </w:numPr>
        <w:ind w:left="3600" w:hanging="360"/>
      </w:pPr>
      <w:r w:rsidDel="00000000" w:rsidR="00000000" w:rsidRPr="00000000">
        <w:rPr>
          <w:sz w:val="18"/>
          <w:szCs w:val="18"/>
          <w:highlight w:val="white"/>
          <w:rtl w:val="0"/>
        </w:rPr>
        <w:t xml:space="preserve">Another opportunity related to DeSci and DeSpace is the creation of technological-specific Research Guilds or Sub-DAOs based on the complexity and fragmentation of space-related science and engineering. The potential to onboard massive scientific datasets, academic communities, and student groups is linked to the concept of B2B DAO in which we can partner up with major Research institutes and R&amp;D departments.</w:t>
      </w:r>
    </w:p>
    <w:p w:rsidR="00000000" w:rsidDel="00000000" w:rsidP="00000000" w:rsidRDefault="00000000" w:rsidRPr="00000000" w14:paraId="00000100">
      <w:pPr>
        <w:numPr>
          <w:ilvl w:val="2"/>
          <w:numId w:val="10"/>
        </w:numPr>
        <w:ind w:left="3600" w:hanging="360"/>
      </w:pPr>
      <w:r w:rsidDel="00000000" w:rsidR="00000000" w:rsidRPr="00000000">
        <w:rPr>
          <w:sz w:val="18"/>
          <w:szCs w:val="18"/>
          <w:highlight w:val="white"/>
          <w:rtl w:val="0"/>
        </w:rPr>
        <w:t xml:space="preserve">For sure we can build these communities on our own and be more independent as a DAO but the most leverage is provided by partnering up with established stakeholders in Space Science. For this, we’ll need a straightforward B2B sales framework to win them in the long-run.</w:t>
      </w:r>
    </w:p>
    <w:p w:rsidR="00000000" w:rsidDel="00000000" w:rsidP="00000000" w:rsidRDefault="00000000" w:rsidRPr="00000000" w14:paraId="00000101">
      <w:pPr>
        <w:numPr>
          <w:ilvl w:val="2"/>
          <w:numId w:val="10"/>
        </w:numPr>
        <w:ind w:left="3600" w:hanging="360"/>
      </w:pPr>
      <w:r w:rsidDel="00000000" w:rsidR="00000000" w:rsidRPr="00000000">
        <w:rPr>
          <w:sz w:val="18"/>
          <w:szCs w:val="18"/>
          <w:highlight w:val="white"/>
          <w:rtl w:val="0"/>
        </w:rPr>
        <w:t xml:space="preserve">First I had a look at the official NASAs Commercial Space Technology Roadmap (</w:t>
      </w:r>
      <w:hyperlink r:id="rId80">
        <w:r w:rsidDel="00000000" w:rsidR="00000000" w:rsidRPr="00000000">
          <w:rPr>
            <w:color w:val="1155cc"/>
            <w:sz w:val="18"/>
            <w:szCs w:val="18"/>
            <w:highlight w:val="white"/>
            <w:u w:val="single"/>
            <w:rtl w:val="0"/>
          </w:rPr>
          <w:t xml:space="preserve">https://www.nasa.gov/sites/default/files/atoms/files/commercial_space_technology_roadmap.pdf</w:t>
        </w:r>
      </w:hyperlink>
      <w:r w:rsidDel="00000000" w:rsidR="00000000" w:rsidRPr="00000000">
        <w:rPr>
          <w:sz w:val="18"/>
          <w:szCs w:val="18"/>
          <w:highlight w:val="white"/>
          <w:rtl w:val="0"/>
        </w:rPr>
        <w:t xml:space="preserve">). </w:t>
      </w:r>
    </w:p>
    <w:p w:rsidR="00000000" w:rsidDel="00000000" w:rsidP="00000000" w:rsidRDefault="00000000" w:rsidRPr="00000000" w14:paraId="00000102">
      <w:pPr>
        <w:numPr>
          <w:ilvl w:val="2"/>
          <w:numId w:val="10"/>
        </w:numPr>
        <w:ind w:left="3600" w:hanging="360"/>
      </w:pPr>
      <w:r w:rsidDel="00000000" w:rsidR="00000000" w:rsidRPr="00000000">
        <w:rPr>
          <w:sz w:val="18"/>
          <w:szCs w:val="18"/>
          <w:highlight w:val="white"/>
          <w:rtl w:val="0"/>
        </w:rPr>
        <w:t xml:space="preserve">Based on the provided sectors and sub-sectors I collected trending papers from Google Scholar to provide our members with a comprehensive database of scientific papers ideally in PDF format. </w:t>
      </w:r>
    </w:p>
    <w:p w:rsidR="00000000" w:rsidDel="00000000" w:rsidP="00000000" w:rsidRDefault="00000000" w:rsidRPr="00000000" w14:paraId="00000103">
      <w:pPr>
        <w:numPr>
          <w:ilvl w:val="2"/>
          <w:numId w:val="10"/>
        </w:numPr>
        <w:ind w:left="3600" w:hanging="360"/>
      </w:pPr>
      <w:r w:rsidDel="00000000" w:rsidR="00000000" w:rsidRPr="00000000">
        <w:rPr>
          <w:sz w:val="18"/>
          <w:szCs w:val="18"/>
          <w:highlight w:val="white"/>
          <w:rtl w:val="0"/>
        </w:rPr>
        <w:t xml:space="preserve">Then I mapped out the general challenges and tasks we need to be aware of as a DAO when building tools on our own or partnering up with other players in DeSci to solve these challenges for our community members in science. </w:t>
      </w:r>
    </w:p>
    <w:p w:rsidR="00000000" w:rsidDel="00000000" w:rsidP="00000000" w:rsidRDefault="00000000" w:rsidRPr="00000000" w14:paraId="00000104">
      <w:pPr>
        <w:numPr>
          <w:ilvl w:val="2"/>
          <w:numId w:val="10"/>
        </w:numPr>
        <w:ind w:left="3600" w:hanging="360"/>
      </w:pPr>
      <w:r w:rsidDel="00000000" w:rsidR="00000000" w:rsidRPr="00000000">
        <w:rPr>
          <w:sz w:val="18"/>
          <w:szCs w:val="18"/>
          <w:highlight w:val="white"/>
          <w:rtl w:val="0"/>
        </w:rPr>
        <w:t xml:space="preserve">With a comprehensive presentation, I represented MoonDAO at ETHDenver talking about Decentralized Space Exploration and how to implement DeSci tools for solving these challenges. </w:t>
      </w:r>
    </w:p>
    <w:p w:rsidR="00000000" w:rsidDel="00000000" w:rsidP="00000000" w:rsidRDefault="00000000" w:rsidRPr="00000000" w14:paraId="00000105">
      <w:pPr>
        <w:numPr>
          <w:ilvl w:val="2"/>
          <w:numId w:val="10"/>
        </w:numPr>
        <w:ind w:left="3600" w:hanging="360"/>
      </w:pPr>
      <w:r w:rsidDel="00000000" w:rsidR="00000000" w:rsidRPr="00000000">
        <w:rPr>
          <w:sz w:val="18"/>
          <w:szCs w:val="18"/>
          <w:highlight w:val="white"/>
          <w:rtl w:val="0"/>
        </w:rPr>
        <w:t xml:space="preserve">Additionally, involvement in the upcoming DeSci Survey will provide us with real-world customer feedback to make better decisions about the prioritization of objectives while Gitcoins DeSci Telegram channel supports this objective to know about community-driven intitiatives. </w:t>
      </w:r>
    </w:p>
    <w:p w:rsidR="00000000" w:rsidDel="00000000" w:rsidP="00000000" w:rsidRDefault="00000000" w:rsidRPr="00000000" w14:paraId="00000106">
      <w:pPr>
        <w:numPr>
          <w:ilvl w:val="2"/>
          <w:numId w:val="10"/>
        </w:numPr>
        <w:ind w:left="3600" w:hanging="360"/>
      </w:pPr>
      <w:r w:rsidDel="00000000" w:rsidR="00000000" w:rsidRPr="00000000">
        <w:rPr>
          <w:sz w:val="18"/>
          <w:szCs w:val="18"/>
          <w:highlight w:val="white"/>
          <w:rtl w:val="0"/>
        </w:rPr>
        <w:t xml:space="preserve">I believe the low-hanging fruit is to engage the DeSci ecosystem as well while building partnerships with major sponsors and Grants protocols in web3 to enable Space Scientists with crypto crowdfunding opportunities to fund their research in the short term.</w:t>
      </w:r>
    </w:p>
    <w:p w:rsidR="00000000" w:rsidDel="00000000" w:rsidP="00000000" w:rsidRDefault="00000000" w:rsidRPr="00000000" w14:paraId="00000107">
      <w:pPr>
        <w:numPr>
          <w:ilvl w:val="2"/>
          <w:numId w:val="10"/>
        </w:numPr>
        <w:ind w:left="3600" w:hanging="360"/>
      </w:pPr>
      <w:r w:rsidDel="00000000" w:rsidR="00000000" w:rsidRPr="00000000">
        <w:rPr>
          <w:sz w:val="18"/>
          <w:szCs w:val="18"/>
          <w:highlight w:val="white"/>
          <w:rtl w:val="0"/>
        </w:rPr>
        <w:t xml:space="preserve">For this I created a </w:t>
      </w:r>
      <w:r w:rsidDel="00000000" w:rsidR="00000000" w:rsidRPr="00000000">
        <w:rPr>
          <w:i w:val="1"/>
          <w:iCs w:val="1"/>
          <w:sz w:val="18"/>
          <w:szCs w:val="18"/>
          <w:highlight w:val="white"/>
          <w:rtl w:val="0"/>
        </w:rPr>
        <w:t xml:space="preserve">DeSci Industry Overview based on Twitter activities and a DeSci Tools Overview using information from DeSci World on Github (</w:t>
      </w:r>
      <w:hyperlink r:id="rId81">
        <w:r w:rsidDel="00000000" w:rsidR="00000000" w:rsidRPr="00000000">
          <w:rPr>
            <w:i w:val="1"/>
            <w:iCs w:val="1"/>
            <w:color w:val="1155cc"/>
            <w:sz w:val="18"/>
            <w:szCs w:val="18"/>
            <w:highlight w:val="white"/>
            <w:u w:val="single"/>
            <w:rtl w:val="0"/>
          </w:rPr>
          <w:t xml:space="preserve">https://github.com/DeSciWorldDAO/awesome-desci</w:t>
        </w:r>
      </w:hyperlink>
      <w:r w:rsidDel="00000000" w:rsidR="00000000" w:rsidRPr="00000000">
        <w:rPr>
          <w:i w:val="1"/>
          <w:iCs w:val="1"/>
          <w:color w:val="1155cc"/>
          <w:sz w:val="18"/>
          <w:szCs w:val="18"/>
          <w:highlight w:val="white"/>
          <w:u w:val="single"/>
          <w:rtl w:val="0"/>
        </w:rPr>
        <w:t xml:space="preserve">).</w:t>
      </w:r>
    </w:p>
    <w:p w:rsidR="00000000" w:rsidDel="00000000" w:rsidP="00000000" w:rsidRDefault="00000000" w:rsidRPr="00000000" w14:paraId="00000108">
      <w:pPr>
        <w:numPr>
          <w:ilvl w:val="2"/>
          <w:numId w:val="10"/>
        </w:numPr>
        <w:ind w:left="3600" w:hanging="360"/>
      </w:pPr>
      <w:r w:rsidDel="00000000" w:rsidR="00000000" w:rsidRPr="00000000">
        <w:rPr>
          <w:sz w:val="18"/>
          <w:szCs w:val="18"/>
          <w:highlight w:val="white"/>
          <w:rtl w:val="0"/>
        </w:rPr>
        <w:t xml:space="preserve">Next steps are to reach out to the DeSci ecosystem with specific partnerships in mind while applying for Web3 and traditional Space Grants (like ESA Lunar Tender) with MoonDAO projects and building our own Grants Support Network with Web3 Foundations for the DeSpace ecosystem.</w:t>
      </w:r>
      <w:r w:rsidDel="00000000" w:rsidR="00000000" w:rsidRPr="00000000">
        <w:rPr>
          <w:rtl w:val="0"/>
        </w:rPr>
      </w:r>
    </w:p>
    <w:p w:rsidR="00000000" w:rsidDel="00000000" w:rsidP="00000000" w:rsidRDefault="00000000" w:rsidRPr="00000000" w14:paraId="00000109">
      <w:pPr>
        <w:numPr>
          <w:ilvl w:val="0"/>
          <w:numId w:val="10"/>
        </w:numPr>
        <w:ind w:left="216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5.2 More qualified space scientists should be drawn to MoonDAO</w:t>
      </w:r>
    </w:p>
    <w:p w:rsidR="00000000" w:rsidDel="00000000" w:rsidP="00000000" w:rsidRDefault="00000000" w:rsidRPr="00000000" w14:paraId="0000010A">
      <w:pPr>
        <w:numPr>
          <w:ilvl w:val="1"/>
          <w:numId w:val="10"/>
        </w:numPr>
        <w:ind w:left="2880" w:hanging="360"/>
      </w:pPr>
      <w:r w:rsidDel="00000000" w:rsidR="00000000" w:rsidRPr="00000000">
        <w:rPr>
          <w:b w:val="1"/>
          <w:bCs w:val="1"/>
          <w:highlight w:val="white"/>
          <w:rtl w:val="0"/>
        </w:rPr>
        <w:t xml:space="preserve">Results: </w:t>
      </w:r>
      <w:hyperlink r:id="rId82">
        <w:r w:rsidDel="00000000" w:rsidR="00000000" w:rsidRPr="00000000">
          <w:rPr>
            <w:color w:val="0000ee"/>
            <w:highlight w:val="white"/>
            <w:u w:val="single"/>
            <w:rtl w:val="0"/>
          </w:rPr>
          <w:t xml:space="preserve">University_USA_College_Towns</w:t>
        </w:r>
      </w:hyperlink>
      <w:hyperlink r:id="rId83">
        <w:r w:rsidDel="00000000" w:rsidR="00000000" w:rsidRPr="00000000">
          <w:rPr>
            <w:color w:val="0000ee"/>
            <w:highlight w:val="white"/>
            <w:u w:val="single"/>
            <w:rtl w:val="0"/>
          </w:rPr>
          <w:t xml:space="preserve">SU Exponential Innovation Best Practices</w:t>
        </w:r>
      </w:hyperlink>
      <w:hyperlink r:id="rId84">
        <w:r w:rsidDel="00000000" w:rsidR="00000000" w:rsidRPr="00000000">
          <w:rPr>
            <w:color w:val="0000ee"/>
            <w:highlight w:val="white"/>
            <w:u w:val="single"/>
            <w:rtl w:val="0"/>
          </w:rPr>
          <w:t xml:space="preserve">YC Startup Advice</w:t>
        </w:r>
      </w:hyperlink>
      <w:hyperlink r:id="rId85">
        <w:r w:rsidDel="00000000" w:rsidR="00000000" w:rsidRPr="00000000">
          <w:rPr>
            <w:color w:val="0000ee"/>
            <w:highlight w:val="white"/>
            <w:u w:val="single"/>
            <w:rtl w:val="0"/>
          </w:rPr>
          <w:t xml:space="preserve">100 Tasks Checklist by Bell Ventures</w:t>
        </w:r>
      </w:hyperlink>
      <w:hyperlink r:id="rId86">
        <w:r w:rsidDel="00000000" w:rsidR="00000000" w:rsidRPr="00000000">
          <w:rPr>
            <w:color w:val="0000ee"/>
            <w:highlight w:val="white"/>
            <w:u w:val="single"/>
            <w:rtl w:val="0"/>
          </w:rPr>
          <w:t xml:space="preserve">DAO Building by BioDAO</w:t>
        </w:r>
      </w:hyperlink>
      <w:hyperlink r:id="rId87">
        <w:r w:rsidDel="00000000" w:rsidR="00000000" w:rsidRPr="00000000">
          <w:rPr>
            <w:color w:val="0000ee"/>
            <w:highlight w:val="white"/>
            <w:u w:val="single"/>
            <w:rtl w:val="0"/>
          </w:rPr>
          <w:t xml:space="preserve">MoonDAO Space Science &amp; Sustainability Guild Proposal WIP</w:t>
        </w:r>
      </w:hyperlink>
      <w:hyperlink r:id="rId88">
        <w:r w:rsidDel="00000000" w:rsidR="00000000" w:rsidRPr="00000000">
          <w:rPr>
            <w:color w:val="0000ee"/>
            <w:highlight w:val="white"/>
            <w:u w:val="single"/>
            <w:rtl w:val="0"/>
          </w:rPr>
          <w:t xml:space="preserve">Linkedin Campaign Space Scientists</w:t>
        </w:r>
      </w:hyperlink>
      <w:r w:rsidDel="00000000" w:rsidR="00000000" w:rsidRPr="00000000">
        <w:rPr>
          <w:rtl w:val="0"/>
        </w:rPr>
      </w:r>
    </w:p>
    <w:p w:rsidR="00000000" w:rsidDel="00000000" w:rsidP="00000000" w:rsidRDefault="00000000" w:rsidRPr="00000000" w14:paraId="0000010B">
      <w:pPr>
        <w:numPr>
          <w:ilvl w:val="1"/>
          <w:numId w:val="10"/>
        </w:numPr>
        <w:ind w:left="2880" w:hanging="360"/>
      </w:pPr>
      <w:r w:rsidDel="00000000" w:rsidR="00000000" w:rsidRPr="00000000">
        <w:rPr>
          <w:b w:val="1"/>
          <w:bCs w:val="1"/>
          <w:highlight w:val="white"/>
          <w:rtl w:val="0"/>
        </w:rPr>
        <w:t xml:space="preserve">Learnings:</w:t>
      </w:r>
    </w:p>
    <w:p w:rsidR="00000000" w:rsidDel="00000000" w:rsidP="00000000" w:rsidRDefault="00000000" w:rsidRPr="00000000" w14:paraId="0000010C">
      <w:pPr>
        <w:ind w:left="2880" w:firstLine="0"/>
        <w:rPr>
          <w:b w:val="1"/>
          <w:bCs w:val="1"/>
          <w:highlight w:val="white"/>
        </w:rPr>
      </w:pPr>
      <w:r w:rsidDel="00000000" w:rsidR="00000000" w:rsidRPr="00000000">
        <w:rPr>
          <w:b w:val="1"/>
          <w:bCs w:val="1"/>
          <w:highlight w:val="white"/>
          <w:rtl w:val="0"/>
        </w:rPr>
        <w:t xml:space="preserve">-Connecting to key decision-makers:</w:t>
      </w:r>
    </w:p>
    <w:p w:rsidR="00000000" w:rsidDel="00000000" w:rsidP="00000000" w:rsidRDefault="00000000" w:rsidRPr="00000000" w14:paraId="0000010D">
      <w:pPr>
        <w:numPr>
          <w:ilvl w:val="2"/>
          <w:numId w:val="10"/>
        </w:numPr>
        <w:ind w:left="3600" w:hanging="360"/>
      </w:pPr>
      <w:r w:rsidDel="00000000" w:rsidR="00000000" w:rsidRPr="00000000">
        <w:rPr>
          <w:sz w:val="18"/>
          <w:szCs w:val="18"/>
          <w:highlight w:val="white"/>
          <w:rtl w:val="0"/>
        </w:rPr>
        <w:t xml:space="preserve">I had chats with the Military (Bundeswehr) University in Germany who work on a Space Accelerator program while exploring web3 applications. Contact got lost because of internal restructuring.</w:t>
      </w:r>
    </w:p>
    <w:p w:rsidR="00000000" w:rsidDel="00000000" w:rsidP="00000000" w:rsidRDefault="00000000" w:rsidRPr="00000000" w14:paraId="0000010E">
      <w:pPr>
        <w:numPr>
          <w:ilvl w:val="2"/>
          <w:numId w:val="10"/>
        </w:numPr>
        <w:ind w:left="3600" w:hanging="360"/>
      </w:pPr>
      <w:r w:rsidDel="00000000" w:rsidR="00000000" w:rsidRPr="00000000">
        <w:rPr>
          <w:sz w:val="18"/>
          <w:szCs w:val="18"/>
          <w:highlight w:val="white"/>
          <w:rtl w:val="0"/>
        </w:rPr>
        <w:t xml:space="preserve">Will follow up in the next Quarter to work on this long-term. </w:t>
      </w:r>
      <w:r w:rsidDel="00000000" w:rsidR="00000000" w:rsidRPr="00000000">
        <w:rPr>
          <w:i w:val="1"/>
          <w:iCs w:val="1"/>
          <w:sz w:val="18"/>
          <w:szCs w:val="18"/>
          <w:highlight w:val="white"/>
          <w:rtl w:val="0"/>
        </w:rPr>
        <w:t xml:space="preserve">They have connections to other major universities in Germany like Technical University Munich (TUM). Also, a student working group of RWTH university in Aachen is in touch with me and I want to explore more ways for Open Innovation and Hackathons there.</w:t>
      </w:r>
    </w:p>
    <w:p w:rsidR="00000000" w:rsidDel="00000000" w:rsidP="00000000" w:rsidRDefault="00000000" w:rsidRPr="00000000" w14:paraId="0000010F">
      <w:pPr>
        <w:numPr>
          <w:ilvl w:val="2"/>
          <w:numId w:val="10"/>
        </w:numPr>
        <w:ind w:left="3600" w:hanging="360"/>
      </w:pPr>
      <w:r w:rsidDel="00000000" w:rsidR="00000000" w:rsidRPr="00000000">
        <w:rPr>
          <w:i w:val="1"/>
          <w:iCs w:val="1"/>
          <w:sz w:val="18"/>
          <w:szCs w:val="18"/>
          <w:highlight w:val="white"/>
          <w:rtl w:val="0"/>
        </w:rPr>
        <w:t xml:space="preserve">Through Davos attendance, I was in touch with Open Access experts from MIT and Harvard, NASA, and CERN. Only with CERN there were serious chats about Technology and Knowledge Transfer.</w:t>
      </w:r>
    </w:p>
    <w:p w:rsidR="00000000" w:rsidDel="00000000" w:rsidP="00000000" w:rsidRDefault="00000000" w:rsidRPr="00000000" w14:paraId="00000110">
      <w:pPr>
        <w:numPr>
          <w:ilvl w:val="2"/>
          <w:numId w:val="10"/>
        </w:numPr>
        <w:ind w:left="3600" w:hanging="360"/>
      </w:pPr>
      <w:r w:rsidDel="00000000" w:rsidR="00000000" w:rsidRPr="00000000">
        <w:rPr>
          <w:sz w:val="18"/>
          <w:szCs w:val="18"/>
          <w:highlight w:val="white"/>
          <w:rtl w:val="0"/>
        </w:rPr>
        <w:t xml:space="preserve">Additionally, I started a Linkedin Connection Campaign with 277 NASA Scientists, did Follow-Ups and funneled the SEG pipeline to Rod for further SEG Onboarding.</w:t>
      </w:r>
    </w:p>
    <w:p w:rsidR="00000000" w:rsidDel="00000000" w:rsidP="00000000" w:rsidRDefault="00000000" w:rsidRPr="00000000" w14:paraId="00000111">
      <w:pPr>
        <w:numPr>
          <w:ilvl w:val="2"/>
          <w:numId w:val="10"/>
        </w:numPr>
        <w:ind w:left="3600" w:hanging="360"/>
      </w:pPr>
      <w:r w:rsidDel="00000000" w:rsidR="00000000" w:rsidRPr="00000000">
        <w:rPr>
          <w:sz w:val="18"/>
          <w:szCs w:val="18"/>
          <w:highlight w:val="white"/>
          <w:rtl w:val="0"/>
        </w:rPr>
        <w:t xml:space="preserve">I added a list of universities in the US for further partnership activities. We can build these lists individually for members looking for outreach activities in their individual regions.</w:t>
      </w:r>
    </w:p>
    <w:p w:rsidR="00000000" w:rsidDel="00000000" w:rsidP="00000000" w:rsidRDefault="00000000" w:rsidRPr="00000000" w14:paraId="00000112">
      <w:pPr>
        <w:spacing w:after="240" w:before="240" w:lineRule="auto"/>
        <w:ind w:left="2880" w:firstLine="0"/>
        <w:rPr>
          <w:b w:val="1"/>
          <w:bCs w:val="1"/>
          <w:i w:val="1"/>
          <w:iCs w:val="1"/>
          <w:highlight w:val="white"/>
        </w:rPr>
      </w:pPr>
      <w:r w:rsidDel="00000000" w:rsidR="00000000" w:rsidRPr="00000000">
        <w:rPr>
          <w:b w:val="1"/>
          <w:bCs w:val="1"/>
          <w:highlight w:val="white"/>
          <w:rtl w:val="0"/>
        </w:rPr>
        <w:t xml:space="preserve">-Strategizing </w:t>
      </w:r>
      <w:r w:rsidDel="00000000" w:rsidR="00000000" w:rsidRPr="00000000">
        <w:rPr>
          <w:b w:val="1"/>
          <w:bCs w:val="1"/>
          <w:i w:val="1"/>
          <w:iCs w:val="1"/>
          <w:highlight w:val="white"/>
          <w:rtl w:val="0"/>
        </w:rPr>
        <w:t xml:space="preserve">Open Entrepreneurship/ Innovation Frameworks: </w:t>
      </w:r>
    </w:p>
    <w:p w:rsidR="00000000" w:rsidDel="00000000" w:rsidP="00000000" w:rsidRDefault="00000000" w:rsidRPr="00000000" w14:paraId="00000113">
      <w:pPr>
        <w:numPr>
          <w:ilvl w:val="0"/>
          <w:numId w:val="5"/>
        </w:numPr>
        <w:spacing w:after="0" w:afterAutospacing="0" w:before="240" w:lineRule="auto"/>
        <w:ind w:left="3600" w:hanging="360"/>
        <w:rPr>
          <w:sz w:val="18"/>
          <w:szCs w:val="18"/>
          <w:highlight w:val="white"/>
        </w:rPr>
      </w:pPr>
      <w:r w:rsidDel="00000000" w:rsidR="00000000" w:rsidRPr="00000000">
        <w:rPr>
          <w:sz w:val="18"/>
          <w:szCs w:val="18"/>
          <w:highlight w:val="white"/>
          <w:rtl w:val="0"/>
        </w:rPr>
        <w:t xml:space="preserve">So the goal here is really to create an Innovation Ecosystem where we use the principles of Open Science, Open Innovation, and Hardware Development for the initial value creation out of our DAO and beyond.</w:t>
      </w:r>
    </w:p>
    <w:p w:rsidR="00000000" w:rsidDel="00000000" w:rsidP="00000000" w:rsidRDefault="00000000" w:rsidRPr="00000000" w14:paraId="00000114">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Additionally, I will lay out the methodologies and tools to do that for hyperlocal groups independently enabling the MoonDAO community to build their own innovation powerhouse.</w:t>
      </w:r>
    </w:p>
    <w:p w:rsidR="00000000" w:rsidDel="00000000" w:rsidP="00000000" w:rsidRDefault="00000000" w:rsidRPr="00000000" w14:paraId="00000115">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For this, it is crucial to first ensure the Knowledge Transfer from Universities and R&amp;D departments to MoonDAO.</w:t>
      </w:r>
    </w:p>
    <w:p w:rsidR="00000000" w:rsidDel="00000000" w:rsidP="00000000" w:rsidRDefault="00000000" w:rsidRPr="00000000" w14:paraId="00000116">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Second, it is necessary to capture the value again with either own incubation programs, joint university incubators, or external incubation/ acceleration.</w:t>
      </w:r>
    </w:p>
    <w:p w:rsidR="00000000" w:rsidDel="00000000" w:rsidP="00000000" w:rsidRDefault="00000000" w:rsidRPr="00000000" w14:paraId="00000117">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From MoonDAOs perspective, it might be also useful to use Gitcoins Grants Stack as a Spin-Off launchpad for the DeSpace industry to get initial funding for R&amp;D and Technology Transfer Initiatives.</w:t>
      </w:r>
    </w:p>
    <w:p w:rsidR="00000000" w:rsidDel="00000000" w:rsidP="00000000" w:rsidRDefault="00000000" w:rsidRPr="00000000" w14:paraId="00000118">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Additionally, we’ll need basic innovation management frameworks (</w:t>
      </w:r>
      <w:hyperlink r:id="rId89">
        <w:r w:rsidDel="00000000" w:rsidR="00000000" w:rsidRPr="00000000">
          <w:rPr>
            <w:color w:val="1155cc"/>
            <w:sz w:val="18"/>
            <w:szCs w:val="18"/>
            <w:highlight w:val="white"/>
            <w:u w:val="single"/>
            <w:rtl w:val="0"/>
          </w:rPr>
          <w:t xml:space="preserve">https://drive.google.com/drive/folders/1A5Pk1G07hFV0rHbrMQZAjag-AUREYz43?usp=sharing</w:t>
        </w:r>
      </w:hyperlink>
      <w:r w:rsidDel="00000000" w:rsidR="00000000" w:rsidRPr="00000000">
        <w:rPr>
          <w:sz w:val="18"/>
          <w:szCs w:val="18"/>
          <w:highlight w:val="white"/>
          <w:rtl w:val="0"/>
        </w:rPr>
        <w:t xml:space="preserve">) to ensure the competitiveness of our future projects and to enable a seamless Go-To-Market strategy and execution afterwards.</w:t>
      </w:r>
    </w:p>
    <w:p w:rsidR="00000000" w:rsidDel="00000000" w:rsidP="00000000" w:rsidRDefault="00000000" w:rsidRPr="00000000" w14:paraId="00000119">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We can also use this for MoonDAO Corporate Innovation Consulting gigs to add additional revenue streams (</w:t>
      </w:r>
      <w:hyperlink r:id="rId90">
        <w:r w:rsidDel="00000000" w:rsidR="00000000" w:rsidRPr="00000000">
          <w:rPr>
            <w:color w:val="1155cc"/>
            <w:sz w:val="18"/>
            <w:szCs w:val="18"/>
            <w:highlight w:val="white"/>
            <w:u w:val="single"/>
            <w:rtl w:val="0"/>
          </w:rPr>
          <w:t xml:space="preserve">https://drive.google.com/file/d/1ppQ-a8RO5dnN6HueynHcS2Ey0A7CzMZI/view?usp=sharing</w:t>
        </w:r>
      </w:hyperlink>
      <w:r w:rsidDel="00000000" w:rsidR="00000000" w:rsidRPr="00000000">
        <w:rPr>
          <w:sz w:val="18"/>
          <w:szCs w:val="18"/>
          <w:highlight w:val="white"/>
          <w:rtl w:val="0"/>
        </w:rPr>
        <w:t xml:space="preserve">)</w:t>
      </w:r>
    </w:p>
    <w:p w:rsidR="00000000" w:rsidDel="00000000" w:rsidP="00000000" w:rsidRDefault="00000000" w:rsidRPr="00000000" w14:paraId="0000011A">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 Especially if we cooperate with other corporations and startups it is useful to provide a straight-forward Venture Building and DAO Building approach if needed with specific milestones in place to measure our future projects success in later stages and to hold the initial team accountable (</w:t>
      </w:r>
      <w:hyperlink r:id="rId91">
        <w:r w:rsidDel="00000000" w:rsidR="00000000" w:rsidRPr="00000000">
          <w:rPr>
            <w:color w:val="1155cc"/>
            <w:sz w:val="18"/>
            <w:szCs w:val="18"/>
            <w:highlight w:val="white"/>
            <w:u w:val="single"/>
            <w:rtl w:val="0"/>
          </w:rPr>
          <w:t xml:space="preserve">https://drive.google.com/file/d/1dQdYei_F4Ln4PBq1aazTiiwQoDG9m1ya/view?usp=sharing</w:t>
        </w:r>
      </w:hyperlink>
      <w:r w:rsidDel="00000000" w:rsidR="00000000" w:rsidRPr="00000000">
        <w:rPr>
          <w:sz w:val="18"/>
          <w:szCs w:val="18"/>
          <w:highlight w:val="white"/>
          <w:rtl w:val="0"/>
        </w:rPr>
        <w:t xml:space="preserve">).</w:t>
      </w:r>
    </w:p>
    <w:p w:rsidR="00000000" w:rsidDel="00000000" w:rsidP="00000000" w:rsidRDefault="00000000" w:rsidRPr="00000000" w14:paraId="0000011B">
      <w:pPr>
        <w:numPr>
          <w:ilvl w:val="0"/>
          <w:numId w:val="5"/>
        </w:numPr>
        <w:spacing w:after="0" w:afterAutospacing="0" w:before="0" w:beforeAutospacing="0" w:lineRule="auto"/>
        <w:ind w:left="3600" w:hanging="360"/>
        <w:rPr>
          <w:sz w:val="18"/>
          <w:szCs w:val="18"/>
          <w:highlight w:val="white"/>
        </w:rPr>
      </w:pPr>
      <w:r w:rsidDel="00000000" w:rsidR="00000000" w:rsidRPr="00000000">
        <w:rPr>
          <w:b w:val="1"/>
          <w:bCs w:val="1"/>
          <w:i w:val="1"/>
          <w:iCs w:val="1"/>
          <w:sz w:val="18"/>
          <w:szCs w:val="18"/>
          <w:highlight w:val="white"/>
          <w:rtl w:val="0"/>
        </w:rPr>
        <w:t xml:space="preserve">I’m advocating for a University Advocacy/Fellowship Program for MoonDAO to engage local student communities.</w:t>
      </w:r>
    </w:p>
    <w:p w:rsidR="00000000" w:rsidDel="00000000" w:rsidP="00000000" w:rsidRDefault="00000000" w:rsidRPr="00000000" w14:paraId="0000011C">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The best opportunities to get this forward are to stay connected with RWTH, TUM, and BWUNI in Germany and other universities around the globe to attract University Student Group leaders to MoonDAO.</w:t>
      </w:r>
    </w:p>
    <w:p w:rsidR="00000000" w:rsidDel="00000000" w:rsidP="00000000" w:rsidRDefault="00000000" w:rsidRPr="00000000" w14:paraId="0000011D">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Besides that, I reached out to NASA Technology Transfer without the success of getting them into a meeting.</w:t>
      </w:r>
    </w:p>
    <w:p w:rsidR="00000000" w:rsidDel="00000000" w:rsidP="00000000" w:rsidRDefault="00000000" w:rsidRPr="00000000" w14:paraId="0000011E">
      <w:pPr>
        <w:numPr>
          <w:ilvl w:val="0"/>
          <w:numId w:val="5"/>
        </w:numPr>
        <w:spacing w:after="0" w:afterAutospacing="0" w:before="0" w:beforeAutospacing="0" w:lineRule="auto"/>
        <w:ind w:left="3600" w:hanging="360"/>
        <w:rPr>
          <w:sz w:val="18"/>
          <w:szCs w:val="18"/>
          <w:highlight w:val="white"/>
        </w:rPr>
      </w:pPr>
      <w:r w:rsidDel="00000000" w:rsidR="00000000" w:rsidRPr="00000000">
        <w:rPr>
          <w:sz w:val="18"/>
          <w:szCs w:val="18"/>
          <w:highlight w:val="white"/>
          <w:rtl w:val="0"/>
        </w:rPr>
        <w:t xml:space="preserve">We can use CERNs Open Science frameworks and explore Open Hardware prototyping opportunities with the universities.</w:t>
      </w:r>
      <w:r w:rsidDel="00000000" w:rsidR="00000000" w:rsidRPr="00000000">
        <w:rPr>
          <w:rtl w:val="0"/>
        </w:rPr>
      </w:r>
    </w:p>
    <w:p w:rsidR="00000000" w:rsidDel="00000000" w:rsidP="00000000" w:rsidRDefault="00000000" w:rsidRPr="00000000" w14:paraId="0000011F">
      <w:pPr>
        <w:numPr>
          <w:ilvl w:val="0"/>
          <w:numId w:val="10"/>
        </w:numPr>
        <w:ind w:left="216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5.3 More futurists should be inspired to join MoonDAO</w:t>
      </w:r>
      <w:r w:rsidDel="00000000" w:rsidR="00000000" w:rsidRPr="00000000">
        <w:rPr>
          <w:rtl w:val="0"/>
        </w:rPr>
      </w:r>
    </w:p>
    <w:p w:rsidR="00000000" w:rsidDel="00000000" w:rsidP="00000000" w:rsidRDefault="00000000" w:rsidRPr="00000000" w14:paraId="00000120">
      <w:pPr>
        <w:numPr>
          <w:ilvl w:val="1"/>
          <w:numId w:val="10"/>
        </w:numPr>
        <w:ind w:left="288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92">
        <w:r w:rsidDel="00000000" w:rsidR="00000000" w:rsidRPr="00000000">
          <w:rPr>
            <w:color w:val="0000ee"/>
            <w:highlight w:val="white"/>
            <w:u w:val="single"/>
            <w:rtl w:val="0"/>
          </w:rPr>
          <w:t xml:space="preserve">Future Studies &amp; Foresight Institutions</w:t>
        </w:r>
      </w:hyperlink>
      <w:r w:rsidDel="00000000" w:rsidR="00000000" w:rsidRPr="00000000">
        <w:rPr>
          <w:highlight w:val="white"/>
          <w:rtl w:val="0"/>
        </w:rPr>
        <w:t xml:space="preserve"> </w:t>
      </w:r>
      <w:hyperlink r:id="rId93">
        <w:r w:rsidDel="00000000" w:rsidR="00000000" w:rsidRPr="00000000">
          <w:rPr>
            <w:color w:val="0000ee"/>
            <w:highlight w:val="white"/>
            <w:u w:val="single"/>
            <w:rtl w:val="0"/>
          </w:rPr>
          <w:t xml:space="preserve">Science Fiction Prototyping Framework</w:t>
        </w:r>
      </w:hyperlink>
      <w:r w:rsidDel="00000000" w:rsidR="00000000" w:rsidRPr="00000000">
        <w:rPr>
          <w:highlight w:val="white"/>
          <w:rtl w:val="0"/>
        </w:rPr>
        <w:t xml:space="preserve"> </w:t>
      </w:r>
      <w:hyperlink r:id="rId94">
        <w:r w:rsidDel="00000000" w:rsidR="00000000" w:rsidRPr="00000000">
          <w:rPr>
            <w:color w:val="0000ee"/>
            <w:highlight w:val="white"/>
            <w:u w:val="single"/>
            <w:rtl w:val="0"/>
          </w:rPr>
          <w:t xml:space="preserve">Outline of Future Studies</w:t>
        </w:r>
      </w:hyperlink>
      <w:r w:rsidDel="00000000" w:rsidR="00000000" w:rsidRPr="00000000">
        <w:rPr>
          <w:highlight w:val="white"/>
          <w:rtl w:val="0"/>
        </w:rPr>
        <w:t xml:space="preserve"> </w:t>
      </w:r>
      <w:hyperlink r:id="rId95">
        <w:r w:rsidDel="00000000" w:rsidR="00000000" w:rsidRPr="00000000">
          <w:rPr>
            <w:color w:val="0000ee"/>
            <w:highlight w:val="white"/>
            <w:u w:val="single"/>
            <w:rtl w:val="0"/>
          </w:rPr>
          <w:t xml:space="preserve">Outline of Science &amp; Technology Studies</w:t>
        </w:r>
      </w:hyperlink>
      <w:r w:rsidDel="00000000" w:rsidR="00000000" w:rsidRPr="00000000">
        <w:rPr>
          <w:rtl w:val="0"/>
        </w:rPr>
      </w:r>
    </w:p>
    <w:p w:rsidR="00000000" w:rsidDel="00000000" w:rsidP="00000000" w:rsidRDefault="00000000" w:rsidRPr="00000000" w14:paraId="00000121">
      <w:pPr>
        <w:numPr>
          <w:ilvl w:val="1"/>
          <w:numId w:val="10"/>
        </w:numPr>
        <w:ind w:left="2880" w:hanging="360"/>
      </w:pPr>
      <w:r w:rsidDel="00000000" w:rsidR="00000000" w:rsidRPr="00000000">
        <w:rPr>
          <w:b w:val="1"/>
          <w:bCs w:val="1"/>
          <w:highlight w:val="white"/>
          <w:rtl w:val="0"/>
        </w:rPr>
        <w:t xml:space="preserve">Learnings:</w:t>
      </w:r>
    </w:p>
    <w:p w:rsidR="00000000" w:rsidDel="00000000" w:rsidP="00000000" w:rsidRDefault="00000000" w:rsidRPr="00000000" w14:paraId="00000122">
      <w:pPr>
        <w:numPr>
          <w:ilvl w:val="2"/>
          <w:numId w:val="10"/>
        </w:numPr>
        <w:ind w:left="3600" w:hanging="360"/>
      </w:pPr>
      <w:r w:rsidDel="00000000" w:rsidR="00000000" w:rsidRPr="00000000">
        <w:rPr>
          <w:sz w:val="18"/>
          <w:szCs w:val="18"/>
          <w:highlight w:val="white"/>
          <w:rtl w:val="0"/>
        </w:rPr>
        <w:t xml:space="preserve">I believe that Future Thinking and Scenario Thinking Workshops for our community members can be valuable when it comes to modeling alternative realities through technological convergence in Space.</w:t>
      </w:r>
    </w:p>
    <w:p w:rsidR="00000000" w:rsidDel="00000000" w:rsidP="00000000" w:rsidRDefault="00000000" w:rsidRPr="00000000" w14:paraId="00000123">
      <w:pPr>
        <w:numPr>
          <w:ilvl w:val="2"/>
          <w:numId w:val="10"/>
        </w:numPr>
        <w:ind w:left="3600" w:hanging="360"/>
      </w:pPr>
      <w:r w:rsidDel="00000000" w:rsidR="00000000" w:rsidRPr="00000000">
        <w:rPr>
          <w:sz w:val="18"/>
          <w:szCs w:val="18"/>
          <w:highlight w:val="white"/>
          <w:rtl w:val="0"/>
        </w:rPr>
        <w:t xml:space="preserve">These activities can lead the way for ideation and reality checks for upcoming MoonDAO projects and potential future impact.</w:t>
      </w:r>
    </w:p>
    <w:p w:rsidR="00000000" w:rsidDel="00000000" w:rsidP="00000000" w:rsidRDefault="00000000" w:rsidRPr="00000000" w14:paraId="00000124">
      <w:pPr>
        <w:numPr>
          <w:ilvl w:val="2"/>
          <w:numId w:val="10"/>
        </w:numPr>
        <w:ind w:left="3600" w:hanging="360"/>
      </w:pPr>
      <w:r w:rsidDel="00000000" w:rsidR="00000000" w:rsidRPr="00000000">
        <w:rPr>
          <w:sz w:val="18"/>
          <w:szCs w:val="18"/>
          <w:highlight w:val="white"/>
          <w:rtl w:val="0"/>
        </w:rPr>
        <w:t xml:space="preserve">A potential community engagement activity can be Science Fiction Prototyping where we collectively design real-world concepts out of Sci-Fi future predictions (</w:t>
      </w:r>
      <w:hyperlink r:id="rId96">
        <w:r w:rsidDel="00000000" w:rsidR="00000000" w:rsidRPr="00000000">
          <w:rPr>
            <w:color w:val="1155cc"/>
            <w:sz w:val="18"/>
            <w:szCs w:val="18"/>
            <w:highlight w:val="white"/>
            <w:u w:val="single"/>
            <w:rtl w:val="0"/>
          </w:rPr>
          <w:t xml:space="preserve">https://en.wikipedia.org/wiki/Science_fiction_prototyping</w:t>
        </w:r>
      </w:hyperlink>
      <w:r w:rsidDel="00000000" w:rsidR="00000000" w:rsidRPr="00000000">
        <w:rPr>
          <w:sz w:val="18"/>
          <w:szCs w:val="18"/>
          <w:highlight w:val="white"/>
          <w:rtl w:val="0"/>
        </w:rPr>
        <w:t xml:space="preserve">).</w:t>
      </w:r>
    </w:p>
    <w:p w:rsidR="00000000" w:rsidDel="00000000" w:rsidP="00000000" w:rsidRDefault="00000000" w:rsidRPr="00000000" w14:paraId="00000125">
      <w:pPr>
        <w:numPr>
          <w:ilvl w:val="2"/>
          <w:numId w:val="10"/>
        </w:numPr>
        <w:ind w:left="3600" w:hanging="360"/>
      </w:pPr>
      <w:r w:rsidDel="00000000" w:rsidR="00000000" w:rsidRPr="00000000">
        <w:rPr>
          <w:sz w:val="18"/>
          <w:szCs w:val="18"/>
          <w:highlight w:val="white"/>
          <w:rtl w:val="0"/>
        </w:rPr>
        <w:t xml:space="preserve">While I did customer interviews with futurists to understand their needs for joining MoonDAO it was mainly related to creating revenue. Most futurists with a business want to win clients. These people are normally occupied either in a private corporation with less time or in entrepreneurial activities with time available if there are incentives. I believe our current Bounty system might be of value to attract more Futurists.</w:t>
      </w:r>
    </w:p>
    <w:p w:rsidR="00000000" w:rsidDel="00000000" w:rsidP="00000000" w:rsidRDefault="00000000" w:rsidRPr="00000000" w14:paraId="00000126">
      <w:pPr>
        <w:numPr>
          <w:ilvl w:val="2"/>
          <w:numId w:val="10"/>
        </w:numPr>
        <w:ind w:left="3600" w:hanging="360"/>
      </w:pPr>
      <w:r w:rsidDel="00000000" w:rsidR="00000000" w:rsidRPr="00000000">
        <w:rPr>
          <w:sz w:val="18"/>
          <w:szCs w:val="18"/>
          <w:highlight w:val="white"/>
          <w:rtl w:val="0"/>
        </w:rPr>
        <w:t xml:space="preserve">Also for future partnerships, it might be useful to assess the innovation potential of each company so that we can connect futurists from our community to our own MoonDAO Referral Network with a focus on large corporations and public partners.</w:t>
      </w:r>
    </w:p>
    <w:p w:rsidR="00000000" w:rsidDel="00000000" w:rsidP="00000000" w:rsidRDefault="00000000" w:rsidRPr="00000000" w14:paraId="00000127">
      <w:pPr>
        <w:numPr>
          <w:ilvl w:val="2"/>
          <w:numId w:val="10"/>
        </w:numPr>
        <w:ind w:left="3600" w:hanging="360"/>
      </w:pPr>
      <w:r w:rsidDel="00000000" w:rsidR="00000000" w:rsidRPr="00000000">
        <w:rPr>
          <w:sz w:val="18"/>
          <w:szCs w:val="18"/>
          <w:highlight w:val="white"/>
          <w:rtl w:val="0"/>
        </w:rPr>
        <w:t xml:space="preserve">Additionally, I’m in touch with Foresight Institute for joining or sponsoring their Space Workshop 2023 in June in California (</w:t>
      </w:r>
      <w:hyperlink r:id="rId97">
        <w:r w:rsidDel="00000000" w:rsidR="00000000" w:rsidRPr="00000000">
          <w:rPr>
            <w:color w:val="1155cc"/>
            <w:sz w:val="18"/>
            <w:szCs w:val="18"/>
            <w:highlight w:val="white"/>
            <w:u w:val="single"/>
            <w:rtl w:val="0"/>
          </w:rPr>
          <w:t xml:space="preserve">https://foresight.org/foresight-space-workshop-2023/</w:t>
        </w:r>
      </w:hyperlink>
      <w:r w:rsidDel="00000000" w:rsidR="00000000" w:rsidRPr="00000000">
        <w:rPr>
          <w:sz w:val="18"/>
          <w:szCs w:val="18"/>
          <w:highlight w:val="white"/>
          <w:rtl w:val="0"/>
        </w:rPr>
        <w:t xml:space="preserve">).</w:t>
      </w:r>
    </w:p>
    <w:p w:rsidR="00000000" w:rsidDel="00000000" w:rsidP="00000000" w:rsidRDefault="00000000" w:rsidRPr="00000000" w14:paraId="00000128">
      <w:pPr>
        <w:numPr>
          <w:ilvl w:val="2"/>
          <w:numId w:val="10"/>
        </w:numPr>
        <w:ind w:left="3600" w:hanging="360"/>
      </w:pPr>
      <w:r w:rsidDel="00000000" w:rsidR="00000000" w:rsidRPr="00000000">
        <w:rPr>
          <w:sz w:val="18"/>
          <w:szCs w:val="18"/>
          <w:highlight w:val="white"/>
          <w:rtl w:val="0"/>
        </w:rPr>
        <w:t xml:space="preserve">Suited to this I created a framework for MoonDAO members to start their own Science Fiction Prototyping workshops and working groups. For future workshops, this is the online source where we can source Sci-Fi concepts (</w:t>
      </w:r>
      <w:hyperlink r:id="rId98">
        <w:r w:rsidDel="00000000" w:rsidR="00000000" w:rsidRPr="00000000">
          <w:rPr>
            <w:color w:val="1155cc"/>
            <w:sz w:val="18"/>
            <w:szCs w:val="18"/>
            <w:highlight w:val="white"/>
            <w:u w:val="single"/>
            <w:rtl w:val="0"/>
          </w:rPr>
          <w:t xml:space="preserve">http://www.technovelgy.com/</w:t>
        </w:r>
      </w:hyperlink>
      <w:r w:rsidDel="00000000" w:rsidR="00000000" w:rsidRPr="00000000">
        <w:rPr>
          <w:sz w:val="18"/>
          <w:szCs w:val="18"/>
          <w:highlight w:val="white"/>
          <w:rtl w:val="0"/>
        </w:rPr>
        <w:t xml:space="preserve">).</w:t>
      </w:r>
    </w:p>
    <w:p w:rsidR="00000000" w:rsidDel="00000000" w:rsidP="00000000" w:rsidRDefault="00000000" w:rsidRPr="00000000" w14:paraId="00000129">
      <w:pPr>
        <w:numPr>
          <w:ilvl w:val="2"/>
          <w:numId w:val="10"/>
        </w:numPr>
        <w:ind w:left="3600" w:hanging="360"/>
      </w:pPr>
      <w:r w:rsidDel="00000000" w:rsidR="00000000" w:rsidRPr="00000000">
        <w:rPr>
          <w:sz w:val="18"/>
          <w:szCs w:val="18"/>
          <w:highlight w:val="white"/>
          <w:rtl w:val="0"/>
        </w:rPr>
        <w:t xml:space="preserve">I added an outline of Future Studies plus Science &amp; Technology Studies topics &amp; Techniques for members to educate themselves.</w:t>
      </w:r>
      <w:r w:rsidDel="00000000" w:rsidR="00000000" w:rsidRPr="00000000">
        <w:rPr>
          <w:rtl w:val="0"/>
        </w:rPr>
      </w:r>
    </w:p>
    <w:p w:rsidR="00000000" w:rsidDel="00000000" w:rsidP="00000000" w:rsidRDefault="00000000" w:rsidRPr="00000000" w14:paraId="0000012A">
      <w:pPr>
        <w:numPr>
          <w:ilvl w:val="0"/>
          <w:numId w:val="10"/>
        </w:numPr>
        <w:ind w:left="216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5.4 Drive more Rapid Prototyping/Additive Manufacturing Professionals to MoonDAO with knowledge in 3D modeling and Simulations to support the Space Engineering Guild</w:t>
      </w:r>
      <w:r w:rsidDel="00000000" w:rsidR="00000000" w:rsidRPr="00000000">
        <w:rPr>
          <w:rtl w:val="0"/>
        </w:rPr>
      </w:r>
    </w:p>
    <w:p w:rsidR="00000000" w:rsidDel="00000000" w:rsidP="00000000" w:rsidRDefault="00000000" w:rsidRPr="00000000" w14:paraId="0000012B">
      <w:pPr>
        <w:numPr>
          <w:ilvl w:val="1"/>
          <w:numId w:val="10"/>
        </w:numPr>
        <w:ind w:left="288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99">
        <w:r w:rsidDel="00000000" w:rsidR="00000000" w:rsidRPr="00000000">
          <w:rPr>
            <w:color w:val="0000ee"/>
            <w:highlight w:val="white"/>
            <w:u w:val="single"/>
            <w:rtl w:val="0"/>
          </w:rPr>
          <w:t xml:space="preserve">3D printing service USA cities</w:t>
        </w:r>
      </w:hyperlink>
      <w:r w:rsidDel="00000000" w:rsidR="00000000" w:rsidRPr="00000000">
        <w:rPr>
          <w:rtl w:val="0"/>
        </w:rPr>
      </w:r>
    </w:p>
    <w:p w:rsidR="00000000" w:rsidDel="00000000" w:rsidP="00000000" w:rsidRDefault="00000000" w:rsidRPr="00000000" w14:paraId="0000012C">
      <w:pPr>
        <w:numPr>
          <w:ilvl w:val="1"/>
          <w:numId w:val="10"/>
        </w:numPr>
        <w:ind w:left="2880" w:hanging="360"/>
      </w:pPr>
      <w:r w:rsidDel="00000000" w:rsidR="00000000" w:rsidRPr="00000000">
        <w:rPr>
          <w:b w:val="1"/>
          <w:bCs w:val="1"/>
          <w:highlight w:val="white"/>
          <w:rtl w:val="0"/>
        </w:rPr>
        <w:t xml:space="preserve">Learnings:</w:t>
      </w:r>
      <w:r w:rsidDel="00000000" w:rsidR="00000000" w:rsidRPr="00000000">
        <w:rPr>
          <w:rtl w:val="0"/>
        </w:rPr>
      </w:r>
    </w:p>
    <w:p w:rsidR="00000000" w:rsidDel="00000000" w:rsidP="00000000" w:rsidRDefault="00000000" w:rsidRPr="00000000" w14:paraId="0000012D">
      <w:pPr>
        <w:numPr>
          <w:ilvl w:val="2"/>
          <w:numId w:val="10"/>
        </w:numPr>
        <w:ind w:left="3600" w:hanging="360"/>
      </w:pPr>
      <w:r w:rsidDel="00000000" w:rsidR="00000000" w:rsidRPr="00000000">
        <w:rPr>
          <w:sz w:val="18"/>
          <w:szCs w:val="18"/>
          <w:highlight w:val="white"/>
          <w:rtl w:val="0"/>
        </w:rPr>
        <w:t xml:space="preserve">I had chats with professional Hardware prototypers focusing on robotics and energy system. Sadly there was no concrete use case and value for these professionals to join our weekly SEG meetings. Despite the fact that it was 2 am for European connections.</w:t>
      </w:r>
    </w:p>
    <w:p w:rsidR="00000000" w:rsidDel="00000000" w:rsidP="00000000" w:rsidRDefault="00000000" w:rsidRPr="00000000" w14:paraId="0000012E">
      <w:pPr>
        <w:numPr>
          <w:ilvl w:val="2"/>
          <w:numId w:val="10"/>
        </w:numPr>
        <w:ind w:left="3600" w:hanging="360"/>
      </w:pPr>
      <w:r w:rsidDel="00000000" w:rsidR="00000000" w:rsidRPr="00000000">
        <w:rPr>
          <w:sz w:val="18"/>
          <w:szCs w:val="18"/>
          <w:highlight w:val="white"/>
          <w:rtl w:val="0"/>
        </w:rPr>
        <w:t xml:space="preserve">With the push of ESA Lunar Tender and other MoonDAO projects in the pipeline, I believe it will be more logical for experts to join MoonDAO for contribution and incentivization.</w:t>
      </w:r>
    </w:p>
    <w:p w:rsidR="00000000" w:rsidDel="00000000" w:rsidP="00000000" w:rsidRDefault="00000000" w:rsidRPr="00000000" w14:paraId="0000012F">
      <w:pPr>
        <w:numPr>
          <w:ilvl w:val="2"/>
          <w:numId w:val="10"/>
        </w:numPr>
        <w:ind w:left="3600" w:hanging="360"/>
      </w:pPr>
      <w:r w:rsidDel="00000000" w:rsidR="00000000" w:rsidRPr="00000000">
        <w:rPr>
          <w:sz w:val="18"/>
          <w:szCs w:val="18"/>
          <w:highlight w:val="white"/>
          <w:rtl w:val="0"/>
        </w:rPr>
        <w:t xml:space="preserve">Additionally I added a list of hardware prototyping facilities in the US for future outreach.</w:t>
      </w:r>
      <w:r w:rsidDel="00000000" w:rsidR="00000000" w:rsidRPr="00000000">
        <w:rPr>
          <w:rtl w:val="0"/>
        </w:rPr>
      </w:r>
    </w:p>
    <w:p w:rsidR="00000000" w:rsidDel="00000000" w:rsidP="00000000" w:rsidRDefault="00000000" w:rsidRPr="00000000" w14:paraId="00000130">
      <w:pPr>
        <w:numPr>
          <w:ilvl w:val="0"/>
          <w:numId w:val="10"/>
        </w:numPr>
        <w:ind w:left="216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Task 5.5 Connect more Intellectual Property attorneys focusing on Spacetech with MoonDAO</w:t>
      </w:r>
      <w:r w:rsidDel="00000000" w:rsidR="00000000" w:rsidRPr="00000000">
        <w:rPr>
          <w:rtl w:val="0"/>
        </w:rPr>
      </w:r>
    </w:p>
    <w:p w:rsidR="00000000" w:rsidDel="00000000" w:rsidP="00000000" w:rsidRDefault="00000000" w:rsidRPr="00000000" w14:paraId="00000131">
      <w:pPr>
        <w:numPr>
          <w:ilvl w:val="1"/>
          <w:numId w:val="10"/>
        </w:numPr>
        <w:ind w:left="288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100">
        <w:r w:rsidDel="00000000" w:rsidR="00000000" w:rsidRPr="00000000">
          <w:rPr>
            <w:color w:val="0000ee"/>
            <w:highlight w:val="white"/>
            <w:u w:val="single"/>
            <w:rtl w:val="0"/>
          </w:rPr>
          <w:t xml:space="preserve">IP Strategy Checklist by wipo.int</w:t>
        </w:r>
      </w:hyperlink>
      <w:hyperlink r:id="rId101">
        <w:r w:rsidDel="00000000" w:rsidR="00000000" w:rsidRPr="00000000">
          <w:rPr>
            <w:color w:val="0000ee"/>
            <w:highlight w:val="white"/>
            <w:u w:val="single"/>
            <w:rtl w:val="0"/>
          </w:rPr>
          <w:t xml:space="preserve">Directory of Intellectual Property Offices</w:t>
        </w:r>
      </w:hyperlink>
      <w:r w:rsidDel="00000000" w:rsidR="00000000" w:rsidRPr="00000000">
        <w:rPr>
          <w:rtl w:val="0"/>
        </w:rPr>
      </w:r>
    </w:p>
    <w:p w:rsidR="00000000" w:rsidDel="00000000" w:rsidP="00000000" w:rsidRDefault="00000000" w:rsidRPr="00000000" w14:paraId="00000132">
      <w:pPr>
        <w:numPr>
          <w:ilvl w:val="1"/>
          <w:numId w:val="10"/>
        </w:numPr>
        <w:ind w:left="2880" w:hanging="360"/>
      </w:pPr>
      <w:r w:rsidDel="00000000" w:rsidR="00000000" w:rsidRPr="00000000">
        <w:rPr>
          <w:b w:val="1"/>
          <w:bCs w:val="1"/>
          <w:highlight w:val="white"/>
          <w:rtl w:val="0"/>
        </w:rPr>
        <w:t xml:space="preserve">Learnings:</w:t>
      </w:r>
    </w:p>
    <w:p w:rsidR="00000000" w:rsidDel="00000000" w:rsidP="00000000" w:rsidRDefault="00000000" w:rsidRPr="00000000" w14:paraId="00000133">
      <w:pPr>
        <w:numPr>
          <w:ilvl w:val="2"/>
          <w:numId w:val="10"/>
        </w:numPr>
        <w:ind w:left="3600" w:hanging="360"/>
      </w:pPr>
      <w:r w:rsidDel="00000000" w:rsidR="00000000" w:rsidRPr="00000000">
        <w:rPr>
          <w:sz w:val="18"/>
          <w:szCs w:val="18"/>
          <w:highlight w:val="white"/>
          <w:rtl w:val="0"/>
        </w:rPr>
        <w:t xml:space="preserve">I had chats with IP attorneys about regional and space-related specifications in IP markets. Sadly these people are super busy and super high paid so it’s not useful for us right now to actively attract this group to MoonDAO. This will be more valuable if we want to further commercialize IP or lay out licensing agreements or hold IP as a DAO.</w:t>
      </w:r>
    </w:p>
    <w:p w:rsidR="00000000" w:rsidDel="00000000" w:rsidP="00000000" w:rsidRDefault="00000000" w:rsidRPr="00000000" w14:paraId="00000134">
      <w:pPr>
        <w:numPr>
          <w:ilvl w:val="2"/>
          <w:numId w:val="10"/>
        </w:numPr>
        <w:ind w:left="3600" w:hanging="360"/>
      </w:pPr>
      <w:r w:rsidDel="00000000" w:rsidR="00000000" w:rsidRPr="00000000">
        <w:rPr>
          <w:sz w:val="18"/>
          <w:szCs w:val="18"/>
          <w:highlight w:val="white"/>
          <w:rtl w:val="0"/>
        </w:rPr>
        <w:t xml:space="preserve">We need to work on a Governance Framework for IP globally tailored to the Space industry and web3 ethos of transparency and data ownership with Cyber Security and ITAR experts (</w:t>
      </w:r>
      <w:hyperlink r:id="rId102">
        <w:r w:rsidDel="00000000" w:rsidR="00000000" w:rsidRPr="00000000">
          <w:rPr>
            <w:color w:val="1155cc"/>
            <w:sz w:val="18"/>
            <w:szCs w:val="18"/>
            <w:highlight w:val="white"/>
            <w:u w:val="single"/>
            <w:rtl w:val="0"/>
          </w:rPr>
          <w:t xml:space="preserve">https://www.wipo.int/technology-transfer/en/ip-policies.html</w:t>
        </w:r>
      </w:hyperlink>
      <w:r w:rsidDel="00000000" w:rsidR="00000000" w:rsidRPr="00000000">
        <w:rPr>
          <w:sz w:val="18"/>
          <w:szCs w:val="18"/>
          <w:highlight w:val="white"/>
          <w:rtl w:val="0"/>
        </w:rPr>
        <w:t xml:space="preserve">).</w:t>
      </w:r>
      <w:r w:rsidDel="00000000" w:rsidR="00000000" w:rsidRPr="00000000">
        <w:rPr>
          <w:rtl w:val="0"/>
        </w:rPr>
      </w:r>
    </w:p>
    <w:p w:rsidR="00000000" w:rsidDel="00000000" w:rsidP="00000000" w:rsidRDefault="00000000" w:rsidRPr="00000000" w14:paraId="00000135">
      <w:pPr>
        <w:numPr>
          <w:ilvl w:val="0"/>
          <w:numId w:val="10"/>
        </w:numPr>
        <w:ind w:left="2160" w:hanging="360"/>
      </w:pPr>
      <w:r w:rsidDel="00000000" w:rsidR="00000000" w:rsidRPr="00000000">
        <w:rPr>
          <w:b w:val="1"/>
          <w:bCs w:val="1"/>
          <w:highlight w:val="white"/>
          <w:rtl w:val="0"/>
        </w:rPr>
        <w:t xml:space="preserve">Key Result</w:t>
      </w:r>
      <w:r w:rsidDel="00000000" w:rsidR="00000000" w:rsidRPr="00000000">
        <w:rPr>
          <w:highlight w:val="white"/>
          <w:rtl w:val="0"/>
        </w:rPr>
        <w:t xml:space="preserve">: </w:t>
      </w:r>
      <w:r w:rsidDel="00000000" w:rsidR="00000000" w:rsidRPr="00000000">
        <w:rPr>
          <w:rtl w:val="0"/>
        </w:rPr>
        <w:t xml:space="preserve">Additional useful Databases</w:t>
      </w:r>
      <w:r w:rsidDel="00000000" w:rsidR="00000000" w:rsidRPr="00000000">
        <w:rPr>
          <w:rtl w:val="0"/>
        </w:rPr>
      </w:r>
    </w:p>
    <w:p w:rsidR="00000000" w:rsidDel="00000000" w:rsidP="00000000" w:rsidRDefault="00000000" w:rsidRPr="00000000" w14:paraId="00000136">
      <w:pPr>
        <w:numPr>
          <w:ilvl w:val="1"/>
          <w:numId w:val="10"/>
        </w:numPr>
        <w:ind w:left="2880" w:hanging="360"/>
      </w:pPr>
      <w:r w:rsidDel="00000000" w:rsidR="00000000" w:rsidRPr="00000000">
        <w:rPr>
          <w:b w:val="1"/>
          <w:bCs w:val="1"/>
          <w:highlight w:val="white"/>
          <w:rtl w:val="0"/>
        </w:rPr>
        <w:t xml:space="preserve">Results</w:t>
      </w:r>
      <w:r w:rsidDel="00000000" w:rsidR="00000000" w:rsidRPr="00000000">
        <w:rPr>
          <w:highlight w:val="white"/>
          <w:rtl w:val="0"/>
        </w:rPr>
        <w:t xml:space="preserve">: </w:t>
      </w:r>
      <w:hyperlink r:id="rId103">
        <w:r w:rsidDel="00000000" w:rsidR="00000000" w:rsidRPr="00000000">
          <w:rPr>
            <w:color w:val="0000ee"/>
            <w:highlight w:val="white"/>
            <w:u w:val="single"/>
            <w:rtl w:val="0"/>
          </w:rPr>
          <w:t xml:space="preserve">DeSpace Ecosystem</w:t>
        </w:r>
      </w:hyperlink>
      <w:hyperlink r:id="rId104">
        <w:r w:rsidDel="00000000" w:rsidR="00000000" w:rsidRPr="00000000">
          <w:rPr>
            <w:color w:val="0000ee"/>
            <w:highlight w:val="white"/>
            <w:u w:val="single"/>
            <w:rtl w:val="0"/>
          </w:rPr>
          <w:t xml:space="preserve">Space Agencies Worldwide WIP</w:t>
        </w:r>
      </w:hyperlink>
      <w:hyperlink r:id="rId105">
        <w:r w:rsidDel="00000000" w:rsidR="00000000" w:rsidRPr="00000000">
          <w:rPr>
            <w:color w:val="0000ee"/>
            <w:highlight w:val="white"/>
            <w:u w:val="single"/>
            <w:rtl w:val="0"/>
          </w:rPr>
          <w:t xml:space="preserve">FI Spacetech Ecosystem</w:t>
        </w:r>
      </w:hyperlink>
      <w:r w:rsidDel="00000000" w:rsidR="00000000" w:rsidRPr="00000000">
        <w:rPr>
          <w:rtl w:val="0"/>
        </w:rPr>
      </w:r>
    </w:p>
    <w:p w:rsidR="00000000" w:rsidDel="00000000" w:rsidP="00000000" w:rsidRDefault="00000000" w:rsidRPr="00000000" w14:paraId="00000137">
      <w:pPr>
        <w:numPr>
          <w:ilvl w:val="1"/>
          <w:numId w:val="10"/>
        </w:numPr>
        <w:ind w:left="2880" w:hanging="360"/>
      </w:pPr>
      <w:r w:rsidDel="00000000" w:rsidR="00000000" w:rsidRPr="00000000">
        <w:rPr>
          <w:b w:val="1"/>
          <w:bCs w:val="1"/>
          <w:highlight w:val="white"/>
          <w:rtl w:val="0"/>
        </w:rPr>
        <w:t xml:space="preserve">Learnings:</w:t>
      </w:r>
    </w:p>
    <w:p w:rsidR="00000000" w:rsidDel="00000000" w:rsidP="00000000" w:rsidRDefault="00000000" w:rsidRPr="00000000" w14:paraId="00000138">
      <w:pPr>
        <w:numPr>
          <w:ilvl w:val="2"/>
          <w:numId w:val="10"/>
        </w:numPr>
        <w:ind w:left="3600" w:hanging="360"/>
      </w:pPr>
      <w:r w:rsidDel="00000000" w:rsidR="00000000" w:rsidRPr="00000000">
        <w:rPr>
          <w:sz w:val="18"/>
          <w:szCs w:val="18"/>
          <w:highlight w:val="white"/>
          <w:rtl w:val="0"/>
        </w:rPr>
        <w:t xml:space="preserve">Here are overviews of our current DeSpace ecosystem, an overview of the current Spacetech Ecosystem based on the Founders Institute Spacetech Report and Space Agencies worldwide for future partnerships, sponsoring, and ecosystem-building initiatives.</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spacing w:line="240" w:lineRule="auto"/>
        <w:jc w:val="both"/>
        <w:rPr/>
      </w:pPr>
      <w:bookmarkStart w:colFirst="0" w:colLast="0" w:name="_ndqfki5lh5qi" w:id="6"/>
      <w:bookmarkEnd w:id="6"/>
      <w:r w:rsidDel="00000000" w:rsidR="00000000" w:rsidRPr="00000000">
        <w:rPr>
          <w:rtl w:val="0"/>
        </w:rPr>
        <w:t xml:space="preserve">Phil Linden</w:t>
      </w:r>
    </w:p>
    <w:p w:rsidR="00000000" w:rsidDel="00000000" w:rsidP="00000000" w:rsidRDefault="00000000" w:rsidRPr="00000000" w14:paraId="0000013B">
      <w:pPr>
        <w:numPr>
          <w:ilvl w:val="0"/>
          <w:numId w:val="4"/>
        </w:numPr>
        <w:ind w:left="720" w:hanging="360"/>
      </w:pPr>
      <w:r w:rsidDel="00000000" w:rsidR="00000000" w:rsidRPr="00000000">
        <w:rPr>
          <w:b w:val="1"/>
          <w:bCs w:val="1"/>
          <w:rtl w:val="0"/>
        </w:rPr>
        <w:t xml:space="preserve">Task 3.1: Lunar communications infrastructure and technology.</w:t>
      </w:r>
      <w:r w:rsidDel="00000000" w:rsidR="00000000" w:rsidRPr="00000000">
        <w:rPr>
          <w:rtl w:val="0"/>
        </w:rPr>
        <w:t xml:space="preserve"> Especially how a DAO can use its governance to create nation-agnostic infrastructure. (Lead)</w:t>
      </w:r>
    </w:p>
    <w:p w:rsidR="00000000" w:rsidDel="00000000" w:rsidP="00000000" w:rsidRDefault="00000000" w:rsidRPr="00000000" w14:paraId="0000013C">
      <w:pPr>
        <w:numPr>
          <w:ilvl w:val="1"/>
          <w:numId w:val="4"/>
        </w:numPr>
        <w:ind w:left="1440" w:hanging="360"/>
      </w:pPr>
      <w:r w:rsidDel="00000000" w:rsidR="00000000" w:rsidRPr="00000000">
        <w:rPr>
          <w:b w:val="1"/>
          <w:bCs w:val="1"/>
          <w:strike w:val="1"/>
          <w:rtl w:val="0"/>
        </w:rPr>
        <w:t xml:space="preserve">Result</w:t>
      </w:r>
      <w:r w:rsidDel="00000000" w:rsidR="00000000" w:rsidRPr="00000000">
        <w:rPr>
          <w:strike w:val="1"/>
          <w:rtl w:val="0"/>
        </w:rPr>
        <w:t xml:space="preserve">: Collect and read relevant academic literature. (Done)</w:t>
      </w:r>
    </w:p>
    <w:p w:rsidR="00000000" w:rsidDel="00000000" w:rsidP="00000000" w:rsidRDefault="00000000" w:rsidRPr="00000000" w14:paraId="0000013D">
      <w:pPr>
        <w:numPr>
          <w:ilvl w:val="1"/>
          <w:numId w:val="4"/>
        </w:numPr>
        <w:ind w:left="1440" w:hanging="360"/>
      </w:pPr>
      <w:r w:rsidDel="00000000" w:rsidR="00000000" w:rsidRPr="00000000">
        <w:rPr>
          <w:b w:val="1"/>
          <w:bCs w:val="1"/>
          <w:rtl w:val="0"/>
        </w:rPr>
        <w:t xml:space="preserve">Result</w:t>
      </w:r>
      <w:r w:rsidDel="00000000" w:rsidR="00000000" w:rsidRPr="00000000">
        <w:rPr>
          <w:rtl w:val="0"/>
        </w:rPr>
        <w:t xml:space="preserve">: Publish academic literature review notes.</w:t>
      </w:r>
    </w:p>
    <w:p w:rsidR="00000000" w:rsidDel="00000000" w:rsidP="00000000" w:rsidRDefault="00000000" w:rsidRPr="00000000" w14:paraId="0000013E">
      <w:pPr>
        <w:numPr>
          <w:ilvl w:val="1"/>
          <w:numId w:val="4"/>
        </w:numPr>
        <w:ind w:left="1440" w:hanging="360"/>
      </w:pPr>
      <w:r w:rsidDel="00000000" w:rsidR="00000000" w:rsidRPr="00000000">
        <w:rPr>
          <w:b w:val="1"/>
          <w:bCs w:val="1"/>
          <w:rtl w:val="0"/>
        </w:rPr>
        <w:t xml:space="preserve">Result:</w:t>
      </w:r>
      <w:r w:rsidDel="00000000" w:rsidR="00000000" w:rsidRPr="00000000">
        <w:rPr>
          <w:rtl w:val="0"/>
        </w:rPr>
        <w:t xml:space="preserve"> Write a memo summarizing the current "state of play" for lunar telecommunications.</w:t>
      </w:r>
    </w:p>
    <w:p w:rsidR="00000000" w:rsidDel="00000000" w:rsidP="00000000" w:rsidRDefault="00000000" w:rsidRPr="00000000" w14:paraId="0000013F">
      <w:pPr>
        <w:numPr>
          <w:ilvl w:val="1"/>
          <w:numId w:val="4"/>
        </w:numPr>
        <w:ind w:left="1440" w:hanging="360"/>
      </w:pPr>
      <w:r w:rsidDel="00000000" w:rsidR="00000000" w:rsidRPr="00000000">
        <w:rPr>
          <w:b w:val="1"/>
          <w:bCs w:val="1"/>
          <w:rtl w:val="0"/>
        </w:rPr>
        <w:t xml:space="preserve">Result</w:t>
      </w:r>
      <w:r w:rsidDel="00000000" w:rsidR="00000000" w:rsidRPr="00000000">
        <w:rPr>
          <w:rtl w:val="0"/>
        </w:rPr>
        <w:t xml:space="preserve">: Contributions to ESA Tender Working Group related to Lunar Comms.</w:t>
      </w:r>
    </w:p>
    <w:p w:rsidR="00000000" w:rsidDel="00000000" w:rsidP="00000000" w:rsidRDefault="00000000" w:rsidRPr="00000000" w14:paraId="00000140">
      <w:pPr>
        <w:numPr>
          <w:ilvl w:val="0"/>
          <w:numId w:val="4"/>
        </w:numPr>
        <w:spacing w:before="200" w:lineRule="auto"/>
        <w:ind w:left="720" w:hanging="360"/>
      </w:pPr>
      <w:r w:rsidDel="00000000" w:rsidR="00000000" w:rsidRPr="00000000">
        <w:rPr>
          <w:b w:val="1"/>
          <w:bCs w:val="1"/>
          <w:rtl w:val="0"/>
        </w:rPr>
        <w:t xml:space="preserve">Task 3.3: In-situ resource utilization</w:t>
      </w:r>
      <w:r w:rsidDel="00000000" w:rsidR="00000000" w:rsidRPr="00000000">
        <w:rPr>
          <w:rtl w:val="0"/>
        </w:rPr>
        <w:t xml:space="preserve">. Energy, water, material use on the Moon. How a DAO can help create neutral resources to create a foundation for other settlers to build upon. (Support)</w:t>
      </w:r>
    </w:p>
    <w:p w:rsidR="00000000" w:rsidDel="00000000" w:rsidP="00000000" w:rsidRDefault="00000000" w:rsidRPr="00000000" w14:paraId="00000141">
      <w:pPr>
        <w:numPr>
          <w:ilvl w:val="1"/>
          <w:numId w:val="4"/>
        </w:numPr>
        <w:ind w:left="1440" w:hanging="360"/>
      </w:pPr>
      <w:r w:rsidDel="00000000" w:rsidR="00000000" w:rsidRPr="00000000">
        <w:rPr>
          <w:b w:val="1"/>
          <w:bCs w:val="1"/>
          <w:rtl w:val="0"/>
        </w:rPr>
        <w:t xml:space="preserve">Result</w:t>
      </w:r>
      <w:r w:rsidDel="00000000" w:rsidR="00000000" w:rsidRPr="00000000">
        <w:rPr>
          <w:rtl w:val="0"/>
        </w:rPr>
        <w:t xml:space="preserve">: None.</w:t>
      </w:r>
      <w:r w:rsidDel="00000000" w:rsidR="00000000" w:rsidRPr="00000000">
        <w:rPr>
          <w:rtl w:val="0"/>
        </w:rPr>
      </w:r>
    </w:p>
    <w:p w:rsidR="00000000" w:rsidDel="00000000" w:rsidP="00000000" w:rsidRDefault="00000000" w:rsidRPr="00000000" w14:paraId="00000142">
      <w:pPr>
        <w:spacing w:line="240" w:lineRule="auto"/>
        <w:jc w:val="both"/>
        <w:rPr>
          <w:sz w:val="40"/>
          <w:szCs w:val="40"/>
        </w:rPr>
      </w:pPr>
      <w:r w:rsidDel="00000000" w:rsidR="00000000" w:rsidRPr="00000000">
        <w:rPr>
          <w:rtl w:val="0"/>
        </w:rPr>
      </w:r>
    </w:p>
    <w:p w:rsidR="00000000" w:rsidDel="00000000" w:rsidP="00000000" w:rsidRDefault="00000000" w:rsidRPr="00000000" w14:paraId="00000143">
      <w:pPr>
        <w:spacing w:line="240" w:lineRule="auto"/>
        <w:jc w:val="both"/>
        <w:rPr>
          <w:sz w:val="40"/>
          <w:szCs w:val="40"/>
        </w:rPr>
      </w:pPr>
      <w:r w:rsidDel="00000000" w:rsidR="00000000" w:rsidRPr="00000000">
        <w:rPr>
          <w:sz w:val="40"/>
          <w:szCs w:val="40"/>
          <w:rtl w:val="0"/>
        </w:rPr>
        <w:br w:type="textWrapping"/>
        <w:t xml:space="preserve">@SeanGraham</w:t>
        <w:br w:type="textWrapping"/>
        <w:br w:type="textWrapping"/>
        <w:t xml:space="preserve">@Jus</w:t>
      </w:r>
      <w:ins w:author="Justin Park" w:id="1" w:date="2023-04-13T15:38:53Z">
        <w:r w:rsidDel="00000000" w:rsidR="00000000" w:rsidRPr="00000000">
          <w:rPr>
            <w:sz w:val="40"/>
            <w:szCs w:val="40"/>
            <w:rtl w:val="0"/>
          </w:rPr>
          <w:t xml:space="preserve">t</w:t>
        </w:r>
      </w:ins>
      <w:r w:rsidDel="00000000" w:rsidR="00000000" w:rsidRPr="00000000">
        <w:rPr>
          <w:sz w:val="40"/>
          <w:szCs w:val="40"/>
          <w:rtl w:val="0"/>
        </w:rPr>
        <w:t xml:space="preserve">in</w:t>
      </w:r>
      <w:ins w:author="Justin Park" w:id="2" w:date="2023-04-13T15:38:54Z">
        <w:r w:rsidDel="00000000" w:rsidR="00000000" w:rsidRPr="00000000">
          <w:rPr>
            <w:sz w:val="40"/>
            <w:szCs w:val="40"/>
            <w:rtl w:val="0"/>
          </w:rPr>
          <w:t xml:space="preserve"> </w:t>
        </w:r>
      </w:ins>
      <w:r w:rsidDel="00000000" w:rsidR="00000000" w:rsidRPr="00000000">
        <w:rPr>
          <w:sz w:val="40"/>
          <w:szCs w:val="40"/>
          <w:rtl w:val="0"/>
        </w:rPr>
        <w:t xml:space="preserve">Park</w:t>
        <w:br w:type="textWrapping"/>
      </w:r>
    </w:p>
    <w:p w:rsidR="00000000" w:rsidDel="00000000" w:rsidP="00000000" w:rsidRDefault="00000000" w:rsidRPr="00000000" w14:paraId="00000144">
      <w:pPr>
        <w:rPr>
          <w:b w:val="1"/>
          <w:bCs w:val="1"/>
          <w:highlight w:val="white"/>
        </w:rPr>
      </w:pPr>
      <w:r w:rsidDel="00000000" w:rsidR="00000000" w:rsidRPr="00000000">
        <w:rPr>
          <w:rtl w:val="0"/>
        </w:rPr>
      </w:r>
    </w:p>
    <w:p w:rsidR="00000000" w:rsidDel="00000000" w:rsidP="00000000" w:rsidRDefault="00000000" w:rsidRPr="00000000" w14:paraId="00000145">
      <w:pPr>
        <w:numPr>
          <w:ilvl w:val="0"/>
          <w:numId w:val="13"/>
        </w:numPr>
        <w:ind w:left="720" w:hanging="360"/>
        <w:rPr>
          <w:ins w:author="Justin Park" w:id="3" w:date="2023-04-13T15:38:59Z"/>
        </w:rPr>
      </w:pPr>
      <w:ins w:author="Justin Park" w:id="3" w:date="2023-04-13T15:38:59Z">
        <w:commentRangeStart w:id="0"/>
        <w:commentRangeStart w:id="0"/>
        <w:commentRangeEnd w:id="0"/>
        <w:r w:rsidDel="00000000" w:rsidR="00000000" w:rsidRPr="00000000">
          <w:commentReference w:id="0"/>
        </w:r>
        <w:r w:rsidDel="00000000" w:rsidR="00000000" w:rsidRPr="00000000">
          <w:rPr>
            <w:b w:val="1"/>
            <w:bCs w:val="1"/>
            <w:rtl w:val="0"/>
            <w:rPrChange w:author="Justin Park" w:id="4" w:date="2023-04-13T15:38:59Z">
              <w:rPr>
                <w:b w:val="1"/>
                <w:bCs w:val="1"/>
                <w:highlight w:val="white"/>
              </w:rPr>
            </w:rPrChange>
          </w:rPr>
          <w:t xml:space="preserve">Objective</w:t>
        </w:r>
        <w:r w:rsidDel="00000000" w:rsidR="00000000" w:rsidRPr="00000000">
          <w:rPr>
            <w:rtl w:val="0"/>
            <w:rPrChange w:author="Justin Park" w:id="4" w:date="2023-04-13T15:38:59Z">
              <w:rPr>
                <w:b w:val="1"/>
                <w:bCs w:val="1"/>
                <w:highlight w:val="white"/>
              </w:rPr>
            </w:rPrChange>
          </w:rPr>
          <w:t xml:space="preserve">: Clarify the ultimate vision through a technical feasibility analysis to put together a technical roadmap towards achieving our ultimate goal. (Pablo, Ari, Rod, Sean Manuel, Justin)</w:t>
        </w:r>
        <w:r w:rsidDel="00000000" w:rsidR="00000000" w:rsidRPr="00000000">
          <w:rPr>
            <w:rtl w:val="0"/>
          </w:rPr>
        </w:r>
      </w:ins>
    </w:p>
    <w:p w:rsidR="00000000" w:rsidDel="00000000" w:rsidP="00000000" w:rsidRDefault="00000000" w:rsidRPr="00000000" w14:paraId="00000146">
      <w:pPr>
        <w:numPr>
          <w:ilvl w:val="1"/>
          <w:numId w:val="13"/>
        </w:numPr>
        <w:ind w:left="1440" w:hanging="360"/>
        <w:rPr>
          <w:ins w:author="Justin Park" w:id="3" w:date="2023-04-13T15:38:59Z"/>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Key Result</w:t>
        </w:r>
        <w:r w:rsidDel="00000000" w:rsidR="00000000" w:rsidRPr="00000000">
          <w:rPr>
            <w:highlight w:val="white"/>
            <w:rtl w:val="0"/>
            <w:rPrChange w:author="Justin Park" w:id="4" w:date="2023-04-13T15:38:59Z">
              <w:rPr>
                <w:b w:val="1"/>
                <w:bCs w:val="1"/>
                <w:highlight w:val="white"/>
              </w:rPr>
            </w:rPrChange>
          </w:rPr>
          <w:t xml:space="preserve">: </w:t>
        </w:r>
        <w:r w:rsidDel="00000000" w:rsidR="00000000" w:rsidRPr="00000000">
          <w:rPr>
            <w:rtl w:val="0"/>
            <w:rPrChange w:author="Justin Park" w:id="4" w:date="2023-04-13T15:38:59Z">
              <w:rPr>
                <w:b w:val="1"/>
                <w:bCs w:val="1"/>
                <w:highlight w:val="white"/>
              </w:rPr>
            </w:rPrChange>
          </w:rPr>
          <w:t xml:space="preserve">Outline requirements and specifications on our Ultimate Goal of putting a self-sustaining, self-governing settlement on the Moon. </w:t>
        </w:r>
        <w:r w:rsidDel="00000000" w:rsidR="00000000" w:rsidRPr="00000000">
          <w:rPr>
            <w:rtl w:val="0"/>
          </w:rPr>
        </w:r>
      </w:ins>
    </w:p>
    <w:p w:rsidR="00000000" w:rsidDel="00000000" w:rsidP="00000000" w:rsidRDefault="00000000" w:rsidRPr="00000000" w14:paraId="00000147">
      <w:pPr>
        <w:numPr>
          <w:ilvl w:val="2"/>
          <w:numId w:val="13"/>
        </w:numPr>
        <w:ind w:left="2160" w:hanging="360"/>
        <w:rPr>
          <w:ins w:author="Justin Park" w:id="3" w:date="2023-04-13T15:38:59Z"/>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Specific Contribution</w:t>
        </w:r>
        <w:r w:rsidDel="00000000" w:rsidR="00000000" w:rsidRPr="00000000">
          <w:rPr>
            <w:highlight w:val="white"/>
            <w:rtl w:val="0"/>
            <w:rPrChange w:author="Justin Park" w:id="4" w:date="2023-04-13T15:38:59Z">
              <w:rPr>
                <w:b w:val="1"/>
                <w:bCs w:val="1"/>
                <w:highlight w:val="white"/>
              </w:rPr>
            </w:rPrChange>
          </w:rPr>
          <w:t xml:space="preserve">: </w:t>
        </w:r>
        <w:r w:rsidDel="00000000" w:rsidR="00000000" w:rsidRPr="00000000">
          <w:fldChar w:fldCharType="begin"/>
        </w:r>
        <w:r w:rsidDel="00000000" w:rsidR="00000000" w:rsidRPr="00000000">
          <w:instrText xml:space="preserve">HYPERLINK "https://docs.google.com/document/d/1E4VtthW7lEdYboaumkrlJ01hqf298wMu9qniqeNL0fA/edit"</w:instrText>
        </w:r>
        <w:r w:rsidDel="00000000" w:rsidR="00000000" w:rsidRPr="00000000">
          <w:fldChar w:fldCharType="separate"/>
        </w:r>
        <w:r w:rsidDel="00000000" w:rsidR="00000000" w:rsidRPr="00000000">
          <w:rPr>
            <w:highlight w:val="white"/>
            <w:rtl w:val="0"/>
            <w:rPrChange w:author="Justin Park" w:id="4" w:date="2023-04-13T15:38:59Z">
              <w:rPr>
                <w:b w:val="1"/>
                <w:bCs w:val="1"/>
                <w:color w:val="0000ee"/>
                <w:highlight w:val="white"/>
                <w:u w:val="single"/>
              </w:rPr>
            </w:rPrChange>
          </w:rPr>
          <w:t xml:space="preserve">MoonDAO 2030 Vision</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"https://docs.google.com/document/d/1geglqndMT6eyKV3ML30p5eW0EpTGgeMEHDljv1FvE2M/edit"</w:instrText>
        </w:r>
        <w:r w:rsidDel="00000000" w:rsidR="00000000" w:rsidRPr="00000000">
          <w:fldChar w:fldCharType="separate"/>
        </w:r>
        <w:r w:rsidDel="00000000" w:rsidR="00000000" w:rsidRPr="00000000">
          <w:rPr>
            <w:highlight w:val="white"/>
            <w:rtl w:val="0"/>
            <w:rPrChange w:author="Justin Park" w:id="4" w:date="2023-04-13T15:38:59Z">
              <w:rPr>
                <w:b w:val="1"/>
                <w:bCs w:val="1"/>
                <w:color w:val="0000ee"/>
                <w:highlight w:val="white"/>
                <w:u w:val="single"/>
              </w:rPr>
            </w:rPrChange>
          </w:rPr>
          <w:t xml:space="preserve">MoonDAO 2030 Vision Synthesis</w:t>
        </w:r>
        <w:r w:rsidDel="00000000" w:rsidR="00000000" w:rsidRPr="00000000">
          <w:fldChar w:fldCharType="end"/>
        </w:r>
        <w:r w:rsidDel="00000000" w:rsidR="00000000" w:rsidRPr="00000000">
          <w:rPr>
            <w:highlight w:val="white"/>
            <w:rtl w:val="0"/>
            <w:rPrChange w:author="Justin Park" w:id="4" w:date="2023-04-13T15:38:59Z">
              <w:rPr>
                <w:b w:val="1"/>
                <w:bCs w:val="1"/>
                <w:highlight w:val="white"/>
              </w:rPr>
            </w:rPrChange>
          </w:rPr>
          <w:t xml:space="preserve"> I wrote both of these documents and led discussions on each of these.</w:t>
        </w:r>
        <w:r w:rsidDel="00000000" w:rsidR="00000000" w:rsidRPr="00000000">
          <w:rPr>
            <w:rtl w:val="0"/>
          </w:rPr>
        </w:r>
      </w:ins>
    </w:p>
    <w:p w:rsidR="00000000" w:rsidDel="00000000" w:rsidP="00000000" w:rsidRDefault="00000000" w:rsidRPr="00000000" w14:paraId="00000148">
      <w:pPr>
        <w:numPr>
          <w:ilvl w:val="2"/>
          <w:numId w:val="13"/>
        </w:numPr>
        <w:ind w:left="2160" w:hanging="360"/>
        <w:rPr>
          <w:ins w:author="Justin Park" w:id="3" w:date="2023-04-13T15:38:59Z"/>
          <w:highlight w:val="white"/>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Impact:</w:t>
        </w:r>
        <w:r w:rsidDel="00000000" w:rsidR="00000000" w:rsidRPr="00000000">
          <w:rPr>
            <w:b w:val="1"/>
            <w:bCs w:val="1"/>
            <w:i w:val="1"/>
            <w:iCs w:val="1"/>
            <w:highlight w:val="white"/>
            <w:rtl w:val="0"/>
            <w:rPrChange w:author="Justin Park" w:id="4" w:date="2023-04-13T15:38:59Z">
              <w:rPr>
                <w:b w:val="1"/>
                <w:bCs w:val="1"/>
                <w:highlight w:val="white"/>
              </w:rPr>
            </w:rPrChange>
          </w:rPr>
          <w:t xml:space="preserve"> </w:t>
        </w:r>
        <w:r w:rsidDel="00000000" w:rsidR="00000000" w:rsidRPr="00000000">
          <w:rPr>
            <w:highlight w:val="white"/>
            <w:rtl w:val="0"/>
            <w:rPrChange w:author="Justin Park" w:id="4" w:date="2023-04-13T15:38:59Z">
              <w:rPr>
                <w:b w:val="1"/>
                <w:bCs w:val="1"/>
                <w:highlight w:val="white"/>
              </w:rPr>
            </w:rPrChange>
          </w:rPr>
          <w:t xml:space="preserve">Those documents were the OKR. So as the author of those documents the bulk of the work was on my shoulders.</w:t>
        </w:r>
      </w:ins>
    </w:p>
    <w:p w:rsidR="00000000" w:rsidDel="00000000" w:rsidP="00000000" w:rsidRDefault="00000000" w:rsidRPr="00000000" w14:paraId="00000149">
      <w:pPr>
        <w:numPr>
          <w:ilvl w:val="2"/>
          <w:numId w:val="13"/>
        </w:numPr>
        <w:ind w:left="2160" w:hanging="360"/>
        <w:rPr>
          <w:ins w:author="Justin Park" w:id="3" w:date="2023-04-13T15:38:59Z"/>
          <w:highlight w:val="white"/>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Complexity: </w:t>
        </w:r>
        <w:r w:rsidDel="00000000" w:rsidR="00000000" w:rsidRPr="00000000">
          <w:rPr>
            <w:highlight w:val="white"/>
            <w:rtl w:val="0"/>
            <w:rPrChange w:author="Justin Park" w:id="4" w:date="2023-04-13T15:38:59Z">
              <w:rPr>
                <w:b w:val="1"/>
                <w:bCs w:val="1"/>
                <w:highlight w:val="white"/>
              </w:rPr>
            </w:rPrChange>
          </w:rPr>
          <w:t xml:space="preserve">This took weeks to build and herding people to add their visions and synthesizing them further with discussion questions and getting something that we all agreed was a solid vision.</w:t>
        </w:r>
      </w:ins>
    </w:p>
    <w:p w:rsidR="00000000" w:rsidDel="00000000" w:rsidP="00000000" w:rsidRDefault="00000000" w:rsidRPr="00000000" w14:paraId="0000014A">
      <w:pPr>
        <w:numPr>
          <w:ilvl w:val="1"/>
          <w:numId w:val="13"/>
        </w:numPr>
        <w:ind w:left="1440" w:hanging="360"/>
        <w:rPr>
          <w:ins w:author="Justin Park" w:id="3" w:date="2023-04-13T15:38:59Z"/>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Key Result</w:t>
        </w:r>
        <w:r w:rsidDel="00000000" w:rsidR="00000000" w:rsidRPr="00000000">
          <w:rPr>
            <w:highlight w:val="white"/>
            <w:rtl w:val="0"/>
            <w:rPrChange w:author="Justin Park" w:id="4" w:date="2023-04-13T15:38:59Z">
              <w:rPr>
                <w:b w:val="1"/>
                <w:bCs w:val="1"/>
                <w:highlight w:val="white"/>
              </w:rPr>
            </w:rPrChange>
          </w:rPr>
          <w:t xml:space="preserve">: </w:t>
        </w:r>
        <w:r w:rsidDel="00000000" w:rsidR="00000000" w:rsidRPr="00000000">
          <w:rPr>
            <w:rtl w:val="0"/>
            <w:rPrChange w:author="Justin Park" w:id="4" w:date="2023-04-13T15:38:59Z">
              <w:rPr>
                <w:b w:val="1"/>
                <w:bCs w:val="1"/>
                <w:highlight w:val="white"/>
              </w:rPr>
            </w:rPrChange>
          </w:rPr>
          <w:t xml:space="preserve">Create a full technical roadmap that works back from the ultimate goal with step-by-step milestones (e.g. one year plan, five year plan, ten year plan).</w:t>
        </w:r>
        <w:r w:rsidDel="00000000" w:rsidR="00000000" w:rsidRPr="00000000">
          <w:rPr>
            <w:rtl w:val="0"/>
          </w:rPr>
        </w:r>
      </w:ins>
    </w:p>
    <w:p w:rsidR="00000000" w:rsidDel="00000000" w:rsidP="00000000" w:rsidRDefault="00000000" w:rsidRPr="00000000" w14:paraId="0000014B">
      <w:pPr>
        <w:numPr>
          <w:ilvl w:val="2"/>
          <w:numId w:val="13"/>
        </w:numPr>
        <w:ind w:left="2160" w:hanging="360"/>
        <w:rPr>
          <w:ins w:author="Justin Park" w:id="3" w:date="2023-04-13T15:38:59Z"/>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Specific Contribution: </w:t>
        </w:r>
        <w:r w:rsidDel="00000000" w:rsidR="00000000" w:rsidRPr="00000000">
          <w:rPr>
            <w:highlight w:val="white"/>
            <w:rtl w:val="0"/>
            <w:rPrChange w:author="Justin Park" w:id="4" w:date="2023-04-13T15:38:59Z">
              <w:rPr>
                <w:b w:val="1"/>
                <w:bCs w:val="1"/>
                <w:highlight w:val="white"/>
              </w:rPr>
            </w:rPrChange>
          </w:rPr>
          <w:t xml:space="preserve"> </w:t>
        </w:r>
        <w:r w:rsidDel="00000000" w:rsidR="00000000" w:rsidRPr="00000000">
          <w:fldChar w:fldCharType="begin"/>
        </w:r>
        <w:r w:rsidDel="00000000" w:rsidR="00000000" w:rsidRPr="00000000">
          <w:instrText xml:space="preserve">HYPERLINK "https://docs.google.com/document/d/16tYoSnkGms3gNJ3BGsKneMBXbaHBb51bSgAVlhE5A90/edit?usp=sharing"</w:instrText>
        </w:r>
        <w:r w:rsidDel="00000000" w:rsidR="00000000" w:rsidRPr="00000000">
          <w:fldChar w:fldCharType="separate"/>
        </w:r>
        <w:r w:rsidDel="00000000" w:rsidR="00000000" w:rsidRPr="00000000">
          <w:rPr>
            <w:highlight w:val="white"/>
            <w:rtl w:val="0"/>
            <w:rPrChange w:author="Justin Park" w:id="4" w:date="2023-04-13T15:38:59Z">
              <w:rPr>
                <w:b w:val="1"/>
                <w:bCs w:val="1"/>
                <w:color w:val="0000ee"/>
                <w:highlight w:val="white"/>
                <w:u w:val="single"/>
              </w:rPr>
            </w:rPrChange>
          </w:rPr>
          <w:t xml:space="preserve">MoonDAO Roadmap 1.0</w:t>
        </w:r>
        <w:r w:rsidDel="00000000" w:rsidR="00000000" w:rsidRPr="00000000">
          <w:fldChar w:fldCharType="end"/>
        </w:r>
        <w:r w:rsidDel="00000000" w:rsidR="00000000" w:rsidRPr="00000000">
          <w:rPr>
            <w:rtl w:val="0"/>
          </w:rPr>
        </w:r>
      </w:ins>
    </w:p>
    <w:p w:rsidR="00000000" w:rsidDel="00000000" w:rsidP="00000000" w:rsidRDefault="00000000" w:rsidRPr="00000000" w14:paraId="0000014C">
      <w:pPr>
        <w:numPr>
          <w:ilvl w:val="2"/>
          <w:numId w:val="13"/>
        </w:numPr>
        <w:ind w:left="2160" w:hanging="360"/>
        <w:rPr>
          <w:ins w:author="Justin Park" w:id="3" w:date="2023-04-13T15:38:59Z"/>
          <w:highlight w:val="white"/>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Impact: </w:t>
        </w:r>
        <w:r w:rsidDel="00000000" w:rsidR="00000000" w:rsidRPr="00000000">
          <w:rPr>
            <w:highlight w:val="white"/>
            <w:rtl w:val="0"/>
            <w:rPrChange w:author="Justin Park" w:id="4" w:date="2023-04-13T15:38:59Z">
              <w:rPr>
                <w:b w:val="1"/>
                <w:bCs w:val="1"/>
                <w:highlight w:val="white"/>
              </w:rPr>
            </w:rPrChange>
          </w:rPr>
          <w:t xml:space="preserve">This roadmap will help inform our long term strategy at MoonDAO. As the author of the roadmap I did the bulk of the work here and led the discussions about the roadmap with others.</w:t>
        </w:r>
      </w:ins>
    </w:p>
    <w:p w:rsidR="00000000" w:rsidDel="00000000" w:rsidP="00000000" w:rsidRDefault="00000000" w:rsidRPr="00000000" w14:paraId="0000014D">
      <w:pPr>
        <w:numPr>
          <w:ilvl w:val="2"/>
          <w:numId w:val="13"/>
        </w:numPr>
        <w:ind w:left="2160" w:hanging="360"/>
        <w:rPr>
          <w:ins w:author="Justin Park" w:id="3" w:date="2023-04-13T15:38:59Z"/>
          <w:highlight w:val="white"/>
        </w:rPr>
      </w:pPr>
      <w:ins w:author="Justin Park" w:id="3" w:date="2023-04-13T15:38:59Z">
        <w:r w:rsidDel="00000000" w:rsidR="00000000" w:rsidRPr="00000000">
          <w:rPr>
            <w:b w:val="1"/>
            <w:bCs w:val="1"/>
            <w:highlight w:val="white"/>
            <w:rtl w:val="0"/>
            <w:rPrChange w:author="Justin Park" w:id="4" w:date="2023-04-13T15:38:59Z">
              <w:rPr>
                <w:b w:val="1"/>
                <w:bCs w:val="1"/>
                <w:highlight w:val="white"/>
              </w:rPr>
            </w:rPrChange>
          </w:rPr>
          <w:t xml:space="preserve">Complexity: </w:t>
        </w:r>
        <w:r w:rsidDel="00000000" w:rsidR="00000000" w:rsidRPr="00000000">
          <w:rPr>
            <w:highlight w:val="white"/>
            <w:rtl w:val="0"/>
            <w:rPrChange w:author="Justin Park" w:id="4" w:date="2023-04-13T15:38:59Z">
              <w:rPr>
                <w:b w:val="1"/>
                <w:bCs w:val="1"/>
                <w:highlight w:val="white"/>
              </w:rPr>
            </w:rPrChange>
          </w:rPr>
          <w:t xml:space="preserve">Despite only being a couple pages long, this roadmap synthesizes hundreds of hours of discussions and ideas about what it looks like to execute successfully on our mission.</w:t>
        </w:r>
      </w:ins>
    </w:p>
    <w:p w:rsidR="00000000" w:rsidDel="00000000" w:rsidP="00000000" w:rsidRDefault="00000000" w:rsidRPr="00000000" w14:paraId="0000014E">
      <w:pPr>
        <w:numPr>
          <w:ilvl w:val="1"/>
          <w:numId w:val="13"/>
        </w:numPr>
        <w:ind w:left="1440" w:hanging="360"/>
        <w:rPr>
          <w:ins w:author="Justin Park" w:id="3" w:date="2023-04-13T15:38:59Z"/>
          <w:highlight w:val="white"/>
        </w:rPr>
      </w:pPr>
      <w:ins w:author="Justin Park" w:id="3" w:date="2023-04-13T15:38:59Z">
        <w:r w:rsidDel="00000000" w:rsidR="00000000" w:rsidRPr="00000000">
          <w:rPr>
            <w:rFonts w:ascii="Times New Roman" w:cs="Times New Roman" w:eastAsia="Times New Roman" w:hAnsi="Times New Roman"/>
            <w:b w:val="1"/>
            <w:bCs w:val="1"/>
            <w:rtl w:val="0"/>
            <w:rPrChange w:author="Justin Park" w:id="4" w:date="2023-04-13T15:38:59Z">
              <w:rPr>
                <w:b w:val="1"/>
                <w:bCs w:val="1"/>
                <w:highlight w:val="white"/>
              </w:rPr>
            </w:rPrChange>
          </w:rPr>
          <w:t xml:space="preserve">Key Result:</w:t>
        </w:r>
        <w:r w:rsidDel="00000000" w:rsidR="00000000" w:rsidRPr="00000000">
          <w:rPr>
            <w:rFonts w:ascii="Times New Roman" w:cs="Times New Roman" w:eastAsia="Times New Roman" w:hAnsi="Times New Roman"/>
            <w:rtl w:val="0"/>
            <w:rPrChange w:author="Justin Park" w:id="4" w:date="2023-04-13T15:38:59Z">
              <w:rPr>
                <w:b w:val="1"/>
                <w:bCs w:val="1"/>
                <w:highlight w:val="white"/>
              </w:rPr>
            </w:rPrChange>
          </w:rPr>
          <w:t xml:space="preserve"> Bring in subject area experts to speak to the DAO</w:t>
        </w:r>
      </w:ins>
    </w:p>
    <w:p w:rsidR="00000000" w:rsidDel="00000000" w:rsidP="00000000" w:rsidRDefault="00000000" w:rsidRPr="00000000" w14:paraId="0000014F">
      <w:pPr>
        <w:numPr>
          <w:ilvl w:val="2"/>
          <w:numId w:val="13"/>
        </w:numPr>
        <w:ind w:left="2160" w:hanging="360"/>
        <w:rPr>
          <w:ins w:author="Justin Park" w:id="3" w:date="2023-04-13T15:38:59Z"/>
          <w:rFonts w:ascii="Times New Roman" w:cs="Times New Roman" w:eastAsia="Times New Roman" w:hAnsi="Times New Roman"/>
        </w:rPr>
      </w:pPr>
      <w:ins w:author="Justin Park" w:id="3" w:date="2023-04-13T15:38:59Z">
        <w:r w:rsidDel="00000000" w:rsidR="00000000" w:rsidRPr="00000000">
          <w:rPr>
            <w:rFonts w:ascii="Times New Roman" w:cs="Times New Roman" w:eastAsia="Times New Roman" w:hAnsi="Times New Roman"/>
            <w:b w:val="1"/>
            <w:bCs w:val="1"/>
            <w:rtl w:val="0"/>
            <w:rPrChange w:author="Justin Park" w:id="4" w:date="2023-04-13T15:38:59Z">
              <w:rPr>
                <w:b w:val="1"/>
                <w:bCs w:val="1"/>
                <w:highlight w:val="white"/>
              </w:rPr>
            </w:rPrChange>
          </w:rPr>
          <w:t xml:space="preserve">Specific Contribution:</w:t>
        </w:r>
        <w:r w:rsidDel="00000000" w:rsidR="00000000" w:rsidRPr="00000000">
          <w:rPr>
            <w:rFonts w:ascii="Times New Roman" w:cs="Times New Roman" w:eastAsia="Times New Roman" w:hAnsi="Times New Roman"/>
            <w:rtl w:val="0"/>
            <w:rPrChange w:author="Justin Park" w:id="4" w:date="2023-04-13T15:38:59Z">
              <w:rPr>
                <w:b w:val="1"/>
                <w:bCs w:val="1"/>
                <w:highlight w:val="white"/>
              </w:rPr>
            </w:rPrChange>
          </w:rPr>
          <w:t xml:space="preserve"> I lead the AMAs on our Twitter Spaces so I did multiple interviews with subject areas experts over the past three months.</w:t>
        </w:r>
      </w:ins>
    </w:p>
    <w:p w:rsidR="00000000" w:rsidDel="00000000" w:rsidP="00000000" w:rsidRDefault="00000000" w:rsidRPr="00000000" w14:paraId="00000150">
      <w:pPr>
        <w:numPr>
          <w:ilvl w:val="2"/>
          <w:numId w:val="13"/>
        </w:numPr>
        <w:ind w:left="2160" w:hanging="360"/>
        <w:rPr>
          <w:ins w:author="Justin Park" w:id="3" w:date="2023-04-13T15:38:59Z"/>
          <w:rFonts w:ascii="Times New Roman" w:cs="Times New Roman" w:eastAsia="Times New Roman" w:hAnsi="Times New Roman"/>
        </w:rPr>
      </w:pPr>
      <w:ins w:author="Justin Park" w:id="3" w:date="2023-04-13T15:38:59Z">
        <w:r w:rsidDel="00000000" w:rsidR="00000000" w:rsidRPr="00000000">
          <w:rPr>
            <w:rFonts w:ascii="Times New Roman" w:cs="Times New Roman" w:eastAsia="Times New Roman" w:hAnsi="Times New Roman"/>
            <w:b w:val="1"/>
            <w:bCs w:val="1"/>
            <w:rtl w:val="0"/>
            <w:rPrChange w:author="Justin Park" w:id="4" w:date="2023-04-13T15:38:59Z">
              <w:rPr>
                <w:b w:val="1"/>
                <w:bCs w:val="1"/>
                <w:highlight w:val="white"/>
              </w:rPr>
            </w:rPrChange>
          </w:rPr>
          <w:t xml:space="preserve">Impact</w:t>
        </w:r>
        <w:r w:rsidDel="00000000" w:rsidR="00000000" w:rsidRPr="00000000">
          <w:rPr>
            <w:rFonts w:ascii="Times New Roman" w:cs="Times New Roman" w:eastAsia="Times New Roman" w:hAnsi="Times New Roman"/>
            <w:rtl w:val="0"/>
            <w:rPrChange w:author="Justin Park" w:id="4" w:date="2023-04-13T15:38:59Z">
              <w:rPr>
                <w:b w:val="1"/>
                <w:bCs w:val="1"/>
                <w:highlight w:val="white"/>
              </w:rPr>
            </w:rPrChange>
          </w:rPr>
          <w:t xml:space="preserve">: I lead all the AMAs, pretty self explanatory.</w:t>
        </w:r>
      </w:ins>
    </w:p>
    <w:p w:rsidR="00000000" w:rsidDel="00000000" w:rsidP="00000000" w:rsidRDefault="00000000" w:rsidRPr="00000000" w14:paraId="00000151">
      <w:pPr>
        <w:pStyle w:val="Heading3"/>
        <w:rPr>
          <w:del w:author="Justin Park" w:id="3" w:date="2023-04-13T15:38:59Z"/>
          <w:rFonts w:ascii="Times New Roman" w:cs="Times New Roman" w:eastAsia="Times New Roman" w:hAnsi="Times New Roman"/>
          <w:rPrChange w:author="Justin Park" w:id="4" w:date="2023-04-13T15:38:59Z">
            <w:rPr>
              <w:b w:val="1"/>
              <w:bCs w:val="1"/>
            </w:rPr>
          </w:rPrChange>
        </w:rPr>
      </w:pPr>
      <w:ins w:author="Justin Park" w:id="3" w:date="2023-04-13T15:38:59Z">
        <w:r w:rsidDel="00000000" w:rsidR="00000000" w:rsidRPr="00000000">
          <w:rPr>
            <w:rFonts w:ascii="Times New Roman" w:cs="Times New Roman" w:eastAsia="Times New Roman" w:hAnsi="Times New Roman"/>
            <w:b w:val="1"/>
            <w:bCs w:val="1"/>
            <w:rtl w:val="0"/>
            <w:rPrChange w:author="Justin Park" w:id="4" w:date="2023-04-13T15:38:59Z">
              <w:rPr>
                <w:b w:val="1"/>
                <w:bCs w:val="1"/>
                <w:highlight w:val="white"/>
              </w:rPr>
            </w:rPrChange>
          </w:rPr>
          <w:t xml:space="preserve">Complexity: </w:t>
        </w:r>
        <w:r w:rsidDel="00000000" w:rsidR="00000000" w:rsidRPr="00000000">
          <w:rPr>
            <w:rFonts w:ascii="Times New Roman" w:cs="Times New Roman" w:eastAsia="Times New Roman" w:hAnsi="Times New Roman"/>
            <w:rtl w:val="0"/>
            <w:rPrChange w:author="Justin Park" w:id="4" w:date="2023-04-13T15:38:59Z">
              <w:rPr>
                <w:b w:val="1"/>
                <w:bCs w:val="1"/>
                <w:highlight w:val="white"/>
              </w:rPr>
            </w:rPrChange>
          </w:rPr>
          <w:t xml:space="preserve">Logistics of getting people on, and then leading the discussions.</w:t>
        </w:r>
      </w:ins>
      <w:del w:author="Justin Park" w:id="3" w:date="2023-04-13T15:38:59Z">
        <w:bookmarkStart w:colFirst="0" w:colLast="0" w:name="_nn2mce2bwt7z" w:id="7"/>
        <w:bookmarkEnd w:id="7"/>
        <w:r w:rsidDel="00000000" w:rsidR="00000000" w:rsidRPr="00000000">
          <w:rPr>
            <w:rFonts w:ascii="Times New Roman" w:cs="Times New Roman" w:eastAsia="Times New Roman" w:hAnsi="Times New Roman"/>
            <w:rtl w:val="0"/>
            <w:rPrChange w:author="Justin Park" w:id="4" w:date="2023-04-13T15:38:59Z">
              <w:rPr>
                <w:b w:val="1"/>
                <w:bCs w:val="1"/>
              </w:rPr>
            </w:rPrChange>
          </w:rPr>
          <w:delText xml:space="preserve">OKR1 TITLE: </w:delText>
        </w:r>
        <w:r w:rsidDel="00000000" w:rsidR="00000000" w:rsidRPr="00000000">
          <w:rPr>
            <w:rFonts w:ascii="Times New Roman" w:cs="Times New Roman" w:eastAsia="Times New Roman" w:hAnsi="Times New Roman"/>
            <w:rtl w:val="0"/>
            <w:rPrChange w:author="Justin Park" w:id="4" w:date="2023-04-13T15:38:59Z">
              <w:rPr>
                <w:b w:val="1"/>
                <w:bCs w:val="1"/>
                <w:color w:val="000000"/>
                <w:sz w:val="22"/>
                <w:szCs w:val="22"/>
              </w:rPr>
            </w:rPrChange>
          </w:rPr>
          <w:delText xml:space="preserve">Clarify the ultimate vision through a technical feasibility analysis to put together a technical roadmap towards achieving our ultimate goal. (Pablo, Ari, Rod, Sean Manuel)</w:delText>
        </w:r>
        <w:r w:rsidDel="00000000" w:rsidR="00000000" w:rsidRPr="00000000">
          <w:rPr>
            <w:rtl w:val="0"/>
          </w:rPr>
        </w:r>
      </w:del>
    </w:p>
    <w:p w:rsidR="00000000" w:rsidDel="00000000" w:rsidP="00000000" w:rsidRDefault="00000000" w:rsidRPr="00000000" w14:paraId="00000152">
      <w:pPr>
        <w:numPr>
          <w:ilvl w:val="0"/>
          <w:numId w:val="9"/>
        </w:numPr>
        <w:ind w:left="720" w:hanging="360"/>
        <w:rPr>
          <w:del w:author="Justin Park" w:id="3" w:date="2023-04-13T15:38:59Z"/>
        </w:rPr>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Specific contributions to the OKR.</w:delText>
        </w:r>
      </w:del>
    </w:p>
    <w:p w:rsidR="00000000" w:rsidDel="00000000" w:rsidP="00000000" w:rsidRDefault="00000000" w:rsidRPr="00000000" w14:paraId="00000153">
      <w:pPr>
        <w:numPr>
          <w:ilvl w:val="0"/>
          <w:numId w:val="9"/>
        </w:numPr>
        <w:ind w:left="720" w:hanging="360"/>
        <w:rPr>
          <w:del w:author="Justin Park" w:id="3" w:date="2023-04-13T15:38:59Z"/>
        </w:rPr>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Describe the impact of your work.</w:delText>
        </w:r>
      </w:del>
    </w:p>
    <w:p w:rsidR="00000000" w:rsidDel="00000000" w:rsidP="00000000" w:rsidRDefault="00000000" w:rsidRPr="00000000" w14:paraId="00000154">
      <w:pPr>
        <w:numPr>
          <w:ilvl w:val="0"/>
          <w:numId w:val="9"/>
        </w:numPr>
        <w:ind w:left="720" w:hanging="360"/>
        <w:rPr>
          <w:del w:author="Justin Park" w:id="3" w:date="2023-04-13T15:38:59Z"/>
        </w:rPr>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Describe the complexity of the work.</w:delText>
        </w:r>
      </w:del>
    </w:p>
    <w:p w:rsidR="00000000" w:rsidDel="00000000" w:rsidP="00000000" w:rsidRDefault="00000000" w:rsidRPr="00000000" w14:paraId="00000155">
      <w:pPr>
        <w:numPr>
          <w:ilvl w:val="0"/>
          <w:numId w:val="9"/>
        </w:numPr>
        <w:ind w:left="720" w:hanging="360"/>
        <w:rPr>
          <w:del w:author="Justin Park" w:id="3" w:date="2023-04-13T15:38:59Z"/>
        </w:rPr>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Attach relevant documentation of the work you did.</w:delText>
        </w:r>
      </w:del>
    </w:p>
    <w:p w:rsidR="00000000" w:rsidDel="00000000" w:rsidP="00000000" w:rsidRDefault="00000000" w:rsidRPr="00000000" w14:paraId="00000156">
      <w:pPr>
        <w:pStyle w:val="Heading3"/>
        <w:rPr>
          <w:del w:author="Justin Park" w:id="3" w:date="2023-04-13T15:38:59Z"/>
          <w:rFonts w:ascii="Times New Roman" w:cs="Times New Roman" w:eastAsia="Times New Roman" w:hAnsi="Times New Roman"/>
          <w:rPrChange w:author="Justin Park" w:id="4" w:date="2023-04-13T15:38:59Z">
            <w:rPr>
              <w:b w:val="1"/>
              <w:bCs w:val="1"/>
            </w:rPr>
          </w:rPrChange>
        </w:rPr>
      </w:pPr>
      <w:del w:author="Justin Park" w:id="3" w:date="2023-04-13T15:38:59Z">
        <w:bookmarkStart w:colFirst="0" w:colLast="0" w:name="_dbq69ac5dvio" w:id="8"/>
        <w:bookmarkEnd w:id="8"/>
        <w:r w:rsidDel="00000000" w:rsidR="00000000" w:rsidRPr="00000000">
          <w:rPr>
            <w:rFonts w:ascii="Times New Roman" w:cs="Times New Roman" w:eastAsia="Times New Roman" w:hAnsi="Times New Roman"/>
            <w:rtl w:val="0"/>
            <w:rPrChange w:author="Justin Park" w:id="4" w:date="2023-04-13T15:38:59Z">
              <w:rPr>
                <w:b w:val="1"/>
                <w:bCs w:val="1"/>
              </w:rPr>
            </w:rPrChange>
          </w:rPr>
          <w:delText xml:space="preserve">OKR2 TITLE</w:delText>
        </w:r>
      </w:del>
    </w:p>
    <w:p w:rsidR="00000000" w:rsidDel="00000000" w:rsidP="00000000" w:rsidRDefault="00000000" w:rsidRPr="00000000" w14:paraId="00000157">
      <w:pPr>
        <w:numPr>
          <w:ilvl w:val="0"/>
          <w:numId w:val="13"/>
        </w:numPr>
        <w:ind w:left="720" w:hanging="360"/>
        <w:rPr>
          <w:del w:author="Justin Park" w:id="3" w:date="2023-04-13T15:38:59Z"/>
        </w:rPr>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Specific contributions to the OKR.</w:delText>
        </w:r>
      </w:del>
    </w:p>
    <w:p w:rsidR="00000000" w:rsidDel="00000000" w:rsidP="00000000" w:rsidRDefault="00000000" w:rsidRPr="00000000" w14:paraId="00000158">
      <w:pPr>
        <w:numPr>
          <w:ilvl w:val="0"/>
          <w:numId w:val="13"/>
        </w:numPr>
        <w:ind w:left="720" w:hanging="360"/>
        <w:rPr>
          <w:del w:author="Justin Park" w:id="3" w:date="2023-04-13T15:38:59Z"/>
        </w:rPr>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Describe the impact of your work.</w:delText>
        </w:r>
      </w:del>
    </w:p>
    <w:p w:rsidR="00000000" w:rsidDel="00000000" w:rsidP="00000000" w:rsidRDefault="00000000" w:rsidRPr="00000000" w14:paraId="00000159">
      <w:pPr>
        <w:numPr>
          <w:ilvl w:val="0"/>
          <w:numId w:val="13"/>
        </w:numPr>
        <w:ind w:left="720" w:hanging="360"/>
        <w:rPr>
          <w:del w:author="Justin Park" w:id="3" w:date="2023-04-13T15:38:59Z"/>
        </w:rPr>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Describe the complexity of the work.</w:delText>
        </w:r>
      </w:del>
    </w:p>
    <w:p w:rsidR="00000000" w:rsidDel="00000000" w:rsidP="00000000" w:rsidRDefault="00000000" w:rsidRPr="00000000" w14:paraId="0000015A">
      <w:pPr>
        <w:numPr>
          <w:ilvl w:val="2"/>
          <w:numId w:val="13"/>
        </w:numPr>
        <w:ind w:left="2160" w:hanging="360"/>
        <w:rPr>
          <w:rFonts w:ascii="Times New Roman" w:cs="Times New Roman" w:eastAsia="Times New Roman" w:hAnsi="Times New Roman"/>
          <w:b w:val="1"/>
          <w:bCs w:val="1"/>
          <w:rPrChange w:author="Justin Park" w:id="4" w:date="2023-04-13T15:38:59Z">
            <w:rPr/>
          </w:rPrChange>
        </w:rPr>
        <w:pPrChange w:author="Justin Park" w:id="0" w:date="2023-04-13T15:38:59Z">
          <w:pPr>
            <w:numPr>
              <w:ilvl w:val="0"/>
              <w:numId w:val="13"/>
            </w:numPr>
            <w:ind w:left="720" w:hanging="360"/>
          </w:pPr>
        </w:pPrChange>
      </w:pPr>
      <w:del w:author="Justin Park" w:id="3" w:date="2023-04-13T15:38:59Z">
        <w:r w:rsidDel="00000000" w:rsidR="00000000" w:rsidRPr="00000000">
          <w:rPr>
            <w:rFonts w:ascii="Times New Roman" w:cs="Times New Roman" w:eastAsia="Times New Roman" w:hAnsi="Times New Roman"/>
            <w:rtl w:val="0"/>
            <w:rPrChange w:author="Justin Park" w:id="4" w:date="2023-04-13T15:38:59Z">
              <w:rPr/>
            </w:rPrChange>
          </w:rPr>
          <w:delText xml:space="preserve">Attach relevant documentation of the work you did.</w:delText>
        </w:r>
      </w:del>
      <w:r w:rsidDel="00000000" w:rsidR="00000000" w:rsidRPr="00000000">
        <w:rPr>
          <w:rtl w:val="0"/>
        </w:rPr>
      </w:r>
    </w:p>
    <w:p w:rsidR="00000000" w:rsidDel="00000000" w:rsidP="00000000" w:rsidRDefault="00000000" w:rsidRPr="00000000" w14:paraId="0000015B">
      <w:pPr>
        <w:rPr/>
      </w:pPr>
      <w:r w:rsidDel="00000000" w:rsidR="00000000" w:rsidRPr="00000000">
        <w:rPr>
          <w:rtl w:val="0"/>
        </w:rPr>
        <w:br w:type="textWrapping"/>
      </w:r>
    </w:p>
    <w:p w:rsidR="00000000" w:rsidDel="00000000" w:rsidP="00000000" w:rsidRDefault="00000000" w:rsidRPr="00000000" w14:paraId="0000015C">
      <w:pPr>
        <w:pStyle w:val="Heading1"/>
        <w:rPr>
          <w:b w:val="1"/>
          <w:bCs w:val="1"/>
        </w:rPr>
      </w:pPr>
      <w:bookmarkStart w:colFirst="0" w:colLast="0" w:name="_18xd3cziydu" w:id="9"/>
      <w:bookmarkEnd w:id="9"/>
      <w:r w:rsidDel="00000000" w:rsidR="00000000" w:rsidRPr="00000000">
        <w:rPr>
          <w:b w:val="1"/>
          <w:bCs w:val="1"/>
          <w:rtl w:val="0"/>
        </w:rPr>
        <w:t xml:space="preserve">Coordinape Results</w:t>
      </w:r>
    </w:p>
    <w:p w:rsidR="00000000" w:rsidDel="00000000" w:rsidP="00000000" w:rsidRDefault="00000000" w:rsidRPr="00000000" w14:paraId="0000015D">
      <w:pPr>
        <w:rPr/>
      </w:pPr>
      <w:hyperlink r:id="rId106">
        <w:r w:rsidDel="00000000" w:rsidR="00000000" w:rsidRPr="00000000">
          <w:rPr>
            <w:color w:val="1155cc"/>
            <w:u w:val="single"/>
            <w:rtl w:val="0"/>
          </w:rPr>
          <w:t xml:space="preserve">https://app.coordinape.com/circles/5109</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rPr>
            </w:pPr>
            <w:r w:rsidDel="00000000" w:rsidR="00000000" w:rsidRPr="00000000">
              <w:rPr>
                <w:b w:val="1"/>
                <w:bCs w:val="1"/>
                <w:rtl w:val="0"/>
              </w:rPr>
              <w:t xml:space="preserve">Member Name</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b w:val="1"/>
                <w:bCs w:val="1"/>
              </w:rPr>
            </w:pPr>
            <w:r w:rsidDel="00000000" w:rsidR="00000000" w:rsidRPr="00000000">
              <w:rPr>
                <w:b w:val="1"/>
                <w:bCs w:val="1"/>
                <w:rtl w:val="0"/>
              </w:rPr>
              <w:t xml:space="preserve">ETH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b w:val="1"/>
                <w:bCs w:val="1"/>
              </w:rPr>
            </w:pPr>
            <w:r w:rsidDel="00000000" w:rsidR="00000000" w:rsidRPr="00000000">
              <w:rPr>
                <w:b w:val="1"/>
                <w:bCs w:val="1"/>
                <w:rtl w:val="0"/>
              </w:rPr>
              <w:t xml:space="preserve">% of total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b w:val="1"/>
                <w:bCs w:val="1"/>
              </w:rPr>
            </w:pPr>
            <w:r w:rsidDel="00000000" w:rsidR="00000000" w:rsidRPr="00000000">
              <w:rPr>
                <w:b w:val="1"/>
                <w:bCs w:val="1"/>
                <w:rtl w:val="0"/>
              </w:rPr>
              <w:t xml:space="preserve">Upfront Payment</w:t>
            </w:r>
          </w:p>
        </w:tc>
      </w:tr>
      <w:tr>
        <w:trPr>
          <w:cantSplit w:val="0"/>
          <w:trHeight w:val="432.978515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@pmoncada#0261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0x679d87D8640e66778c3419D164998E720D7495f6</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9000 DAI, 600000 Mooney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 Mamin[LunCo.Space, Thailand]#4213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0xA64f2228cceC96076c82abb903021C33859082F8</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9000 DAI, 600000 Mooney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AriBruce#2325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0x2c485a4DaD1c1a6a031A6DB08D5212b74A4A50e7</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9000 DAI, 600000 Mooney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@phil#3880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0x6bFd9e435cF6194c967094959626ddFF4473a836</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 DAI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@SeanGraham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0x6F59BCAC34DEA954be6c9DA88d571479a7238092</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 DAI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0xE862E2C1ca94eAcfEDe3c95a217c15EF0086a29D</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 DAI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@JustinPark01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0x9A1741b58Bd99EBbc4e9742Bd081b887DfC95f53</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 DAI</w:t>
            </w:r>
          </w:p>
        </w:tc>
      </w:tr>
    </w:tbl>
    <w:p w:rsidR="00000000" w:rsidDel="00000000" w:rsidP="00000000" w:rsidRDefault="00000000" w:rsidRPr="00000000" w14:paraId="0000017F">
      <w:pPr>
        <w:pStyle w:val="Heading1"/>
        <w:rPr>
          <w:b w:val="1"/>
          <w:bCs w:val="1"/>
        </w:rPr>
      </w:pPr>
      <w:bookmarkStart w:colFirst="0" w:colLast="0" w:name="_6bruk9du35mk" w:id="10"/>
      <w:bookmarkEnd w:id="10"/>
      <w:r w:rsidDel="00000000" w:rsidR="00000000" w:rsidRPr="00000000">
        <w:rPr>
          <w:b w:val="1"/>
          <w:bCs w:val="1"/>
          <w:rtl w:val="0"/>
        </w:rPr>
        <w:br w:type="textWrapping"/>
        <w:br w:type="textWrapping"/>
        <w:t xml:space="preserve">Treasury Transparency</w:t>
      </w:r>
    </w:p>
    <w:p w:rsidR="00000000" w:rsidDel="00000000" w:rsidP="00000000" w:rsidRDefault="00000000" w:rsidRPr="00000000" w14:paraId="00000180">
      <w:pPr>
        <w:rPr/>
      </w:pPr>
      <w:r w:rsidDel="00000000" w:rsidR="00000000" w:rsidRPr="00000000">
        <w:rPr>
          <w:rtl w:val="0"/>
        </w:rPr>
        <w:t xml:space="preserve">Link to Treasury with unused funds returned to the main DAO Treasury.</w:t>
      </w:r>
    </w:p>
    <w:p w:rsidR="00000000" w:rsidDel="00000000" w:rsidP="00000000" w:rsidRDefault="00000000" w:rsidRPr="00000000" w14:paraId="00000181">
      <w:pPr>
        <w:rPr/>
      </w:pPr>
      <w:hyperlink r:id="rId107">
        <w:r w:rsidDel="00000000" w:rsidR="00000000" w:rsidRPr="00000000">
          <w:rPr>
            <w:color w:val="1155cc"/>
            <w:u w:val="single"/>
            <w:rtl w:val="0"/>
          </w:rPr>
          <w:t xml:space="preserve">https://gnosis-safe.io/app/eth:0x1C19cc6D95f50E3c7157D3ce4a35333cad157248/home</w:t>
        </w:r>
      </w:hyperlink>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highlight w:val="white"/>
              </w:rPr>
            </w:pPr>
            <w:r w:rsidDel="00000000" w:rsidR="00000000" w:rsidRPr="00000000">
              <w:rPr>
                <w:b w:val="1"/>
                <w:bCs w:val="1"/>
                <w:highlight w:val="white"/>
                <w:rtl w:val="0"/>
              </w:rPr>
              <w:t xml:space="preserve">Nonce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highlight w:val="white"/>
              </w:rPr>
            </w:pPr>
            <w:r w:rsidDel="00000000" w:rsidR="00000000" w:rsidRPr="00000000">
              <w:rPr>
                <w:b w:val="1"/>
                <w:bCs w:val="1"/>
                <w:highlight w:val="whit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highlight w:val="white"/>
              </w:rPr>
            </w:pPr>
            <w:r w:rsidDel="00000000" w:rsidR="00000000" w:rsidRPr="00000000">
              <w:rPr>
                <w:b w:val="1"/>
                <w:bCs w:val="1"/>
                <w:highlight w:val="white"/>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highlight w:val="white"/>
              </w:rPr>
            </w:pPr>
            <w:r w:rsidDel="00000000" w:rsidR="00000000" w:rsidRPr="00000000">
              <w:rPr>
                <w:b w:val="1"/>
                <w:bCs w:val="1"/>
                <w:highlight w:val="white"/>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highlight w:val="white"/>
              </w:rPr>
            </w:pPr>
            <w:r w:rsidDel="00000000" w:rsidR="00000000" w:rsidRPr="00000000">
              <w:rPr>
                <w:b w:val="1"/>
                <w:bCs w:val="1"/>
                <w:highlight w:val="white"/>
                <w:rtl w:val="0"/>
              </w:rPr>
              <w:t xml:space="preserve">Etherscan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highlight w:val="white"/>
              </w:rPr>
            </w:pPr>
            <w:r w:rsidDel="00000000" w:rsidR="00000000" w:rsidRPr="00000000">
              <w:rPr>
                <w:b w:val="1"/>
                <w:bCs w:val="1"/>
                <w:highlight w:val="white"/>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highlight w:val="white"/>
              </w:rPr>
            </w:pPr>
            <w:r w:rsidDel="00000000" w:rsidR="00000000" w:rsidRPr="00000000">
              <w:rPr>
                <w:highlight w:val="white"/>
                <w:rtl w:val="0"/>
              </w:rPr>
              <w:t xml:space="preserve">On-chain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highlight w:val="white"/>
              </w:rPr>
            </w:pPr>
            <w:r w:rsidDel="00000000" w:rsidR="00000000" w:rsidRPr="00000000">
              <w:rPr>
                <w:highlight w:val="white"/>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highlight w:val="white"/>
              </w:rPr>
            </w:pPr>
            <w:r w:rsidDel="00000000" w:rsidR="00000000" w:rsidRPr="00000000">
              <w:rPr>
                <w:highlight w:val="white"/>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highlight w:val="white"/>
              </w:rPr>
            </w:pPr>
            <w:r w:rsidDel="00000000" w:rsidR="00000000" w:rsidRPr="00000000">
              <w:rPr>
                <w:highlight w:val="white"/>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highlight w:val="white"/>
              </w:rPr>
            </w:pPr>
            <w:r w:rsidDel="00000000" w:rsidR="00000000" w:rsidRPr="00000000">
              <w:rPr>
                <w:highlight w:val="white"/>
                <w:rtl w:val="0"/>
              </w:rPr>
              <w:t xml:space="preserve">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highlight w:val="white"/>
              </w:rPr>
            </w:pPr>
            <w:r w:rsidDel="00000000" w:rsidR="00000000" w:rsidRPr="00000000">
              <w:rPr>
                <w:highlight w:val="white"/>
                <w:rtl w:val="0"/>
              </w:rPr>
              <w:t xml:space="preserve">On-chain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highlight w:val="white"/>
              </w:rPr>
            </w:pPr>
            <w:r w:rsidDel="00000000" w:rsidR="00000000" w:rsidRPr="00000000">
              <w:rPr>
                <w:highlight w:val="whit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highlight w:val="white"/>
              </w:rPr>
            </w:pPr>
            <w:r w:rsidDel="00000000" w:rsidR="00000000" w:rsidRPr="00000000">
              <w:rPr>
                <w:highlight w:val="whit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highlight w:val="white"/>
              </w:rPr>
            </w:pPr>
            <w:r w:rsidDel="00000000" w:rsidR="00000000" w:rsidRPr="00000000">
              <w:rPr>
                <w:highlight w:val="whit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highlight w:val="white"/>
              </w:rPr>
            </w:pPr>
            <w:r w:rsidDel="00000000" w:rsidR="00000000" w:rsidRPr="00000000">
              <w:rPr>
                <w:highlight w:val="white"/>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highlight w:val="white"/>
              </w:rPr>
            </w:pPr>
            <w:r w:rsidDel="00000000" w:rsidR="00000000" w:rsidRPr="00000000">
              <w:rPr>
                <w:highlight w:val="white"/>
                <w:rtl w:val="0"/>
              </w:rPr>
              <w:t xml:space="preserve">LlamaPay MOONEY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highlight w:val="white"/>
              </w:rPr>
            </w:pPr>
            <w:r w:rsidDel="00000000" w:rsidR="00000000" w:rsidRPr="00000000">
              <w:rPr>
                <w:highlight w:val="white"/>
                <w:rtl w:val="0"/>
              </w:rPr>
              <w:t xml:space="preserve">MOONEY vesting for three months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highlight w:val="white"/>
              </w:rPr>
            </w:pPr>
            <w:r w:rsidDel="00000000" w:rsidR="00000000" w:rsidRPr="00000000">
              <w:rPr>
                <w:highlight w:val="white"/>
                <w:rtl w:val="0"/>
              </w:rPr>
              <w:t xml:space="preserve">pmoncada, ari,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highlight w:val="white"/>
              </w:rPr>
            </w:pPr>
            <w:r w:rsidDel="00000000" w:rsidR="00000000" w:rsidRPr="00000000">
              <w:rPr>
                <w:highlight w:val="white"/>
                <w:rtl w:val="0"/>
              </w:rPr>
              <w:t xml:space="preserve">https://etherscan.io/address/0x40A2aCCbd92BCA938b02010E17A5b8929b49130D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highlight w:val="white"/>
              </w:rPr>
            </w:pPr>
            <w:r w:rsidDel="00000000" w:rsidR="00000000" w:rsidRPr="00000000">
              <w:rPr>
                <w:highlight w:val="white"/>
                <w:rtl w:val="0"/>
              </w:rPr>
              <w:t xml:space="preserve">See final report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highlight w:val="white"/>
              </w:rPr>
            </w:pPr>
            <w:r w:rsidDel="00000000" w:rsidR="00000000" w:rsidRPr="00000000">
              <w:rPr>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highlight w:val="white"/>
              </w:rPr>
            </w:pPr>
            <w:r w:rsidDel="00000000" w:rsidR="00000000" w:rsidRPr="00000000">
              <w:rPr>
                <w:highlight w:val="white"/>
                <w:rtl w:val="0"/>
              </w:rPr>
              <w:t xml:space="preserve">LlamaPay DAI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highlight w:val="white"/>
              </w:rPr>
            </w:pPr>
            <w:r w:rsidDel="00000000" w:rsidR="00000000" w:rsidRPr="00000000">
              <w:rPr>
                <w:highlight w:val="white"/>
                <w:rtl w:val="0"/>
              </w:rPr>
              <w:t xml:space="preserve">DAI vesting for three months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highlight w:val="white"/>
              </w:rPr>
            </w:pPr>
            <w:r w:rsidDel="00000000" w:rsidR="00000000" w:rsidRPr="00000000">
              <w:rPr>
                <w:highlight w:val="white"/>
                <w:rtl w:val="0"/>
              </w:rPr>
              <w:t xml:space="preserve">pmoncada, ari, rod, manuel, sean, phil, justin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highlight w:val="white"/>
              </w:rPr>
            </w:pPr>
            <w:r w:rsidDel="00000000" w:rsidR="00000000" w:rsidRPr="00000000">
              <w:rPr>
                <w:highlight w:val="white"/>
                <w:rtl w:val="0"/>
              </w:rPr>
              <w:t xml:space="preserve">https://etherscan.io/address/0x40A2aCCbd92BCA938b02010E17A5b8929b49130D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highlight w:val="white"/>
              </w:rPr>
            </w:pPr>
            <w:r w:rsidDel="00000000" w:rsidR="00000000" w:rsidRPr="00000000">
              <w:rPr>
                <w:highlight w:val="white"/>
                <w:rtl w:val="0"/>
              </w:rPr>
              <w:t xml:space="preserve">See final report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highlight w:val="white"/>
              </w:rPr>
            </w:pPr>
            <w:r w:rsidDel="00000000" w:rsidR="00000000" w:rsidRPr="00000000">
              <w:rPr>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highlight w:val="white"/>
              </w:rPr>
            </w:pPr>
            <w:r w:rsidDel="00000000" w:rsidR="00000000" w:rsidRPr="00000000">
              <w:rPr>
                <w:highlight w:val="white"/>
                <w:rtl w:val="0"/>
              </w:rPr>
              <w:t xml:space="preserve">Return excess DAI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highlight w:val="white"/>
              </w:rPr>
            </w:pPr>
            <w:r w:rsidDel="00000000" w:rsidR="00000000" w:rsidRPr="00000000">
              <w:rPr>
                <w:highlight w:val="white"/>
                <w:rtl w:val="0"/>
              </w:rPr>
              <w:t xml:space="preserve">Unused flex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highlight w:val="white"/>
              </w:rPr>
            </w:pPr>
            <w:r w:rsidDel="00000000" w:rsidR="00000000" w:rsidRPr="00000000">
              <w:rPr>
                <w:highlight w:val="white"/>
                <w:rtl w:val="0"/>
              </w:rPr>
              <w:t xml:space="preserve">tomoondao.eth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highlight w:val="white"/>
              </w:rPr>
            </w:pPr>
            <w:r w:rsidDel="00000000" w:rsidR="00000000" w:rsidRPr="00000000">
              <w:rPr>
                <w:highlight w:val="white"/>
                <w:rtl w:val="0"/>
              </w:rPr>
              <w:t xml:space="preserve">NOT EXECUTED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highlight w:val="white"/>
              </w:rPr>
            </w:pPr>
            <w:r w:rsidDel="00000000" w:rsidR="00000000" w:rsidRPr="00000000">
              <w:rPr>
                <w:highlight w:val="white"/>
                <w:rtl w:val="0"/>
              </w:rPr>
              <w:t xml:space="preserve">Return excess MOONEY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highlight w:val="white"/>
              </w:rPr>
            </w:pPr>
            <w:r w:rsidDel="00000000" w:rsidR="00000000" w:rsidRPr="00000000">
              <w:rPr>
                <w:highlight w:val="white"/>
                <w:rtl w:val="0"/>
              </w:rPr>
              <w:t xml:space="preserve">Unused flex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highlight w:val="white"/>
              </w:rPr>
            </w:pPr>
            <w:r w:rsidDel="00000000" w:rsidR="00000000" w:rsidRPr="00000000">
              <w:rPr>
                <w:highlight w:val="white"/>
                <w:rtl w:val="0"/>
              </w:rPr>
              <w:t xml:space="preserve">tomoondao.eth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highlight w:val="white"/>
              </w:rPr>
            </w:pPr>
            <w:r w:rsidDel="00000000" w:rsidR="00000000" w:rsidRPr="00000000">
              <w:rPr>
                <w:highlight w:val="white"/>
                <w:rtl w:val="0"/>
              </w:rPr>
              <w:t xml:space="preserve">NOT EXECUTED YET</w:t>
            </w:r>
          </w:p>
        </w:tc>
      </w:tr>
    </w:tbl>
    <w:p w:rsidR="00000000" w:rsidDel="00000000" w:rsidP="00000000" w:rsidRDefault="00000000" w:rsidRPr="00000000" w14:paraId="000001AE">
      <w:pPr>
        <w:rPr>
          <w:b w:val="1"/>
          <w:bCs w:val="1"/>
          <w:highlight w:val="white"/>
        </w:rPr>
      </w:pPr>
      <w:r w:rsidDel="00000000" w:rsidR="00000000" w:rsidRPr="00000000">
        <w:rPr>
          <w:b w:val="1"/>
          <w:bCs w:val="1"/>
          <w:highlight w:val="white"/>
          <w:rtl w:val="0"/>
        </w:rPr>
        <w:br w:type="textWrapping"/>
      </w:r>
    </w:p>
    <w:p w:rsidR="00000000" w:rsidDel="00000000" w:rsidP="00000000" w:rsidRDefault="00000000" w:rsidRPr="00000000" w14:paraId="000001AF">
      <w:pPr>
        <w:rPr>
          <w:b w:val="1"/>
          <w:bCs w:val="1"/>
          <w:highlight w:val="white"/>
        </w:rPr>
      </w:pPr>
      <w:r w:rsidDel="00000000" w:rsidR="00000000" w:rsidRPr="00000000">
        <w:rPr>
          <w:rtl w:val="0"/>
        </w:rPr>
      </w:r>
    </w:p>
    <w:p w:rsidR="00000000" w:rsidDel="00000000" w:rsidP="00000000" w:rsidRDefault="00000000" w:rsidRPr="00000000" w14:paraId="000001B0">
      <w:pPr>
        <w:rPr>
          <w:b w:val="1"/>
          <w:bCs w:val="1"/>
          <w:sz w:val="40"/>
          <w:szCs w:val="40"/>
        </w:rPr>
      </w:pPr>
      <w:r w:rsidDel="00000000" w:rsidR="00000000" w:rsidRPr="00000000">
        <w:rPr>
          <w:b w:val="1"/>
          <w:bCs w:val="1"/>
          <w:sz w:val="40"/>
          <w:szCs w:val="40"/>
          <w:rtl w:val="0"/>
        </w:rPr>
        <w:t xml:space="preserve">Project Wrap Up Checklist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11"/>
        </w:numPr>
        <w:ind w:left="720" w:hanging="360"/>
        <w:rPr/>
      </w:pPr>
      <w:r w:rsidDel="00000000" w:rsidR="00000000" w:rsidRPr="00000000">
        <w:rPr>
          <w:rtl w:val="0"/>
        </w:rPr>
        <w:t xml:space="preserve">Added Project Final Report in “Proposal Submit”</w:t>
      </w:r>
    </w:p>
    <w:p w:rsidR="00000000" w:rsidDel="00000000" w:rsidP="00000000" w:rsidRDefault="00000000" w:rsidRPr="00000000" w14:paraId="000001B3">
      <w:pPr>
        <w:numPr>
          <w:ilvl w:val="0"/>
          <w:numId w:val="11"/>
        </w:numPr>
        <w:ind w:left="720" w:hanging="360"/>
        <w:rPr/>
      </w:pPr>
      <w:r w:rsidDel="00000000" w:rsidR="00000000" w:rsidRPr="00000000">
        <w:rPr>
          <w:strike w:val="1"/>
          <w:rtl w:val="0"/>
        </w:rPr>
        <w:t xml:space="preserve">Returned excess funds to the Treasury</w:t>
      </w:r>
    </w:p>
    <w:p w:rsidR="00000000" w:rsidDel="00000000" w:rsidP="00000000" w:rsidRDefault="00000000" w:rsidRPr="00000000" w14:paraId="000001B4">
      <w:pPr>
        <w:numPr>
          <w:ilvl w:val="0"/>
          <w:numId w:val="11"/>
        </w:numPr>
        <w:ind w:left="720" w:hanging="360"/>
        <w:rPr/>
      </w:pPr>
      <w:r w:rsidDel="00000000" w:rsidR="00000000" w:rsidRPr="00000000">
        <w:rPr>
          <w:rtl w:val="0"/>
        </w:rPr>
        <w:t xml:space="preserve">Presented Final Report to Senate</w:t>
      </w:r>
    </w:p>
    <w:p w:rsidR="00000000" w:rsidDel="00000000" w:rsidP="00000000" w:rsidRDefault="00000000" w:rsidRPr="00000000" w14:paraId="000001B5">
      <w:pPr>
        <w:numPr>
          <w:ilvl w:val="0"/>
          <w:numId w:val="11"/>
        </w:numPr>
        <w:ind w:left="720" w:hanging="360"/>
        <w:rPr/>
      </w:pPr>
      <w:r w:rsidDel="00000000" w:rsidR="00000000" w:rsidRPr="00000000">
        <w:rPr>
          <w:rtl w:val="0"/>
        </w:rPr>
        <w:t xml:space="preserve">Update Discord Roles</w:t>
      </w:r>
    </w:p>
    <w:p w:rsidR="00000000" w:rsidDel="00000000" w:rsidP="00000000" w:rsidRDefault="00000000" w:rsidRPr="00000000" w14:paraId="000001B6">
      <w:pPr>
        <w:numPr>
          <w:ilvl w:val="0"/>
          <w:numId w:val="11"/>
        </w:numPr>
        <w:ind w:left="720" w:hanging="360"/>
        <w:rPr/>
      </w:pPr>
      <w:r w:rsidDel="00000000" w:rsidR="00000000" w:rsidRPr="00000000">
        <w:rPr>
          <w:rtl w:val="0"/>
        </w:rPr>
        <w:t xml:space="preserve">(if needed) Create documentation for users of the work, or people who will need to maintain the project once it is completed.</w:t>
      </w:r>
    </w:p>
    <w:p w:rsidR="00000000" w:rsidDel="00000000" w:rsidP="00000000" w:rsidRDefault="00000000" w:rsidRPr="00000000" w14:paraId="000001B7">
      <w:pPr>
        <w:rPr>
          <w:b w:val="1"/>
          <w:bCs w:val="1"/>
          <w:highlight w:val="white"/>
        </w:rPr>
      </w:pPr>
      <w:r w:rsidDel="00000000" w:rsidR="00000000" w:rsidRPr="00000000">
        <w:rPr>
          <w:b w:val="1"/>
          <w:bCs w:val="1"/>
          <w:highlight w:val="white"/>
          <w:rtl w:val="0"/>
        </w:rPr>
        <w:br w:type="textWrapping"/>
      </w:r>
    </w:p>
    <w:p w:rsidR="00000000" w:rsidDel="00000000" w:rsidP="00000000" w:rsidRDefault="00000000" w:rsidRPr="00000000" w14:paraId="000001B8">
      <w:pPr>
        <w:rPr>
          <w:b w:val="1"/>
          <w:bCs w:val="1"/>
          <w:highlight w:val="white"/>
        </w:rPr>
      </w:pPr>
      <w:r w:rsidDel="00000000" w:rsidR="00000000" w:rsidRPr="00000000">
        <w:rPr>
          <w:rtl w:val="0"/>
        </w:rPr>
      </w:r>
    </w:p>
    <w:p w:rsidR="00000000" w:rsidDel="00000000" w:rsidP="00000000" w:rsidRDefault="00000000" w:rsidRPr="00000000" w14:paraId="000001B9">
      <w:pPr>
        <w:spacing w:line="240" w:lineRule="auto"/>
        <w:jc w:val="both"/>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3-04-19T00:10:44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confused here Justin, it seems like these are just the OKRs just copy pasted. You were supposed to include your own specific contributions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IbnTbVJLrm7wyCXfg0wzUgKES3oDcnBl929QuUd73UQ/edit?usp=sharing" TargetMode="External"/><Relationship Id="rId42" Type="http://schemas.openxmlformats.org/officeDocument/2006/relationships/hyperlink" Target="https://docs.google.com/document/d/1HluxQPkTHV7egQYpeDaoIXjXCLlEEQHbI8lceb7Nm04/edit?usp=sharing" TargetMode="External"/><Relationship Id="rId41" Type="http://schemas.openxmlformats.org/officeDocument/2006/relationships/hyperlink" Target="https://docs.google.com/spreadsheets/d/1BFbqLX1-BNNKhPZAjrp4J4YGzs4EAuHccPcMYfxxGqU/edit?usp=sharing" TargetMode="External"/><Relationship Id="rId44" Type="http://schemas.openxmlformats.org/officeDocument/2006/relationships/hyperlink" Target="https://drive.google.com/file/d/1ppQ-a8RO5dnN6HueynHcS2Ey0A7CzMZI/view?usp=sharing" TargetMode="External"/><Relationship Id="rId43" Type="http://schemas.openxmlformats.org/officeDocument/2006/relationships/hyperlink" Target="https://drive.google.com/drive/folders/1A5Pk1G07hFV0rHbrMQZAjag-AUREYz43?usp=sharing" TargetMode="External"/><Relationship Id="rId46" Type="http://schemas.openxmlformats.org/officeDocument/2006/relationships/hyperlink" Target="https://docs.google.com/spreadsheets/d/10FGWdD9HOkYqxsTHUDEgOy3lKk1GzQqzepsmOEl4UMw/edit?usp=sharing" TargetMode="External"/><Relationship Id="rId45" Type="http://schemas.openxmlformats.org/officeDocument/2006/relationships/hyperlink" Target="https://drive.google.com/file/d/1dQdYei_F4Ln4PBq1aazTiiwQoDG9m1ya/view?usp=sharing" TargetMode="External"/><Relationship Id="rId107" Type="http://schemas.openxmlformats.org/officeDocument/2006/relationships/hyperlink" Target="https://gnosis-safe.io/app/eth:0x1C19cc6D95f50E3c7157D3ce4a35333cad157248/home" TargetMode="External"/><Relationship Id="rId106" Type="http://schemas.openxmlformats.org/officeDocument/2006/relationships/hyperlink" Target="https://app.coordinape.com/circles/5109" TargetMode="External"/><Relationship Id="rId105" Type="http://schemas.openxmlformats.org/officeDocument/2006/relationships/hyperlink" Target="https://docs.google.com/spreadsheets/d/1qAgRl2U0zHYe3GBy_UhsF0kED66xJ6zD2U3e7XDE0ik/edit?usp=sharing" TargetMode="External"/><Relationship Id="rId104" Type="http://schemas.openxmlformats.org/officeDocument/2006/relationships/hyperlink" Target="https://docs.google.com/spreadsheets/d/1ceShh6WKS7w4tTPhpqyX_OkdzVbYr5UA4b34_VMtP1U/edit?usp=sharing" TargetMode="External"/><Relationship Id="rId48" Type="http://schemas.openxmlformats.org/officeDocument/2006/relationships/hyperlink" Target="https://docs.google.com/spreadsheets/d/1O1OFKk4VopFbHxTGgJJ2xa-WUDlBZRSnDsTslnOTYRk/edit?usp=sharing" TargetMode="External"/><Relationship Id="rId47" Type="http://schemas.openxmlformats.org/officeDocument/2006/relationships/hyperlink" Target="https://docs.google.com/spreadsheets/d/1h_AMZXO_X8nVkDLTgUuMEsILdErCVjuEVfTxKOHOKm4/edit?usp=sharing" TargetMode="External"/><Relationship Id="rId49" Type="http://schemas.openxmlformats.org/officeDocument/2006/relationships/hyperlink" Target="https://docs.google.com/spreadsheets/d/1pDS6bu4ude5g3h5USbIbiteqkw7Z3OB3seU9jlaW2aE/edit?usp=sharing" TargetMode="External"/><Relationship Id="rId103" Type="http://schemas.openxmlformats.org/officeDocument/2006/relationships/hyperlink" Target="https://docs.google.com/spreadsheets/d/1iStym4Y5hfGjBg4CITGleujqxsyAIPn5UI0HpjkuFmE/edit?usp=sharing" TargetMode="External"/><Relationship Id="rId102" Type="http://schemas.openxmlformats.org/officeDocument/2006/relationships/hyperlink" Target="https://www.wipo.int/technology-transfer/en/ip-policies.html" TargetMode="External"/><Relationship Id="rId101" Type="http://schemas.openxmlformats.org/officeDocument/2006/relationships/hyperlink" Target="https://docs.google.com/spreadsheets/d/131qXXv0ItSOKW2Qec0zQXVJt8N39-_rouQgHCNTDuUc/edit?usp=sharing" TargetMode="External"/><Relationship Id="rId100" Type="http://schemas.openxmlformats.org/officeDocument/2006/relationships/hyperlink" Target="https://docs.google.com/spreadsheets/d/1Sr4NS80s9VTzEKo4Tunhz_U6GJ5PGTanNSuSxQDtaWE/edit?usp=sharing" TargetMode="External"/><Relationship Id="rId31" Type="http://schemas.openxmlformats.org/officeDocument/2006/relationships/hyperlink" Target="https://docs.google.com/spreadsheets/d/1tSVsb64LpinBsq7W_pvyCeU9nmQO7x0JbbJOQakA9Ac/edit?usp=sharing" TargetMode="External"/><Relationship Id="rId30" Type="http://schemas.openxmlformats.org/officeDocument/2006/relationships/hyperlink" Target="https://docs.google.com/document/d/1LkTkXBQeJDUOOW9cz3jCnY9gh7_ftjA4iPV7kfE3vSQ/edit?usp=sharing" TargetMode="External"/><Relationship Id="rId33" Type="http://schemas.openxmlformats.org/officeDocument/2006/relationships/hyperlink" Target="https://docs.google.com/spreadsheets/d/12JsoAJvMRc0G1MNd0fsrTUoa1tpag_9k9BGN6IExP70/edit?usp=sharing" TargetMode="External"/><Relationship Id="rId32" Type="http://schemas.openxmlformats.org/officeDocument/2006/relationships/hyperlink" Target="https://docs.google.com/document/d/1LSDjLuKZajuiStPK_ygJ9z7-NzQlRRoxVDwcQjyGDVg/edit?usp=sharing" TargetMode="External"/><Relationship Id="rId35" Type="http://schemas.openxmlformats.org/officeDocument/2006/relationships/hyperlink" Target="https://github.com/DeSciWorldDAO/awesome-desci**" TargetMode="External"/><Relationship Id="rId34" Type="http://schemas.openxmlformats.org/officeDocument/2006/relationships/hyperlink" Target="https://www.nasa.gov/sites/default/files/atoms/files/commercial_space_technology_roadmap.pdf" TargetMode="External"/><Relationship Id="rId37" Type="http://schemas.openxmlformats.org/officeDocument/2006/relationships/hyperlink" Target="https://docs.google.com/spreadsheets/d/1fU8zuG1EwzyZ0S4MisU-2DMZvgRVquPAdzep5ux5zts/edit?usp=sharing" TargetMode="External"/><Relationship Id="rId36" Type="http://schemas.openxmlformats.org/officeDocument/2006/relationships/hyperlink" Target="https://docs.google.com/spreadsheets/d/14n5Dq9PH8y6bijEM1w7g5ztd3SlijUAxWQcGA0Yb0-Q/edit?usp=sharing" TargetMode="External"/><Relationship Id="rId39" Type="http://schemas.openxmlformats.org/officeDocument/2006/relationships/hyperlink" Target="https://docs.google.com/spreadsheets/d/1Lmd-AXkwvTWLqj9ExSfrxus4aJaPp5gArBcujmSgDzY/edit?usp=sharing" TargetMode="External"/><Relationship Id="rId38" Type="http://schemas.openxmlformats.org/officeDocument/2006/relationships/hyperlink" Target="https://docs.google.com/spreadsheets/d/1Qg9Smz1RNPweew23GNeo89pkzZBmY_iAiiiErNVzu5w/edit?usp=sharing" TargetMode="External"/><Relationship Id="rId20" Type="http://schemas.openxmlformats.org/officeDocument/2006/relationships/hyperlink" Target="https://twitter.com/OfficialMoonDAO/status/1632773104132067328" TargetMode="External"/><Relationship Id="rId22" Type="http://schemas.openxmlformats.org/officeDocument/2006/relationships/hyperlink" Target="https://docs.google.com/document/d/1M2918IUtOwIDtjKHLILuMrti4X9Ut_bIXIR7_Egy3_g/edit#heading=h.8zgaa99t3daf" TargetMode="External"/><Relationship Id="rId21" Type="http://schemas.openxmlformats.org/officeDocument/2006/relationships/hyperlink" Target="https://docs.google.com/document/d/1E4VtthW7lEdYboaumkrlJ01hqf298wMu9qniqeNL0fA/edit#" TargetMode="External"/><Relationship Id="rId24" Type="http://schemas.openxmlformats.org/officeDocument/2006/relationships/hyperlink" Target="https://app.dework.xyz/moondao/space-guild-30162/overview" TargetMode="External"/><Relationship Id="rId23" Type="http://schemas.openxmlformats.org/officeDocument/2006/relationships/hyperlink" Target="https://discord.com/channels/914720248140279868/1077750918772162630" TargetMode="External"/><Relationship Id="rId26" Type="http://schemas.openxmlformats.org/officeDocument/2006/relationships/hyperlink" Target="https://docs.google.com/document/d/1M2918IUtOwIDtjKHLILuMrti4X9Ut_bIXIR7_Egy3_g/edit#heading=h.8zgaa99t3daf" TargetMode="External"/><Relationship Id="rId25" Type="http://schemas.openxmlformats.org/officeDocument/2006/relationships/hyperlink" Target="https://docs.google.com/spreadsheets/d/1EKdMpTPtcfhBMLxGMIE1n7gkKGcMS0M05-9cH7vnXuE/edit?usp=drive_web&amp;ouid=108251135146232016120" TargetMode="External"/><Relationship Id="rId28" Type="http://schemas.openxmlformats.org/officeDocument/2006/relationships/hyperlink" Target="https://discord.com/channels/914720248140279868/1054527515256950917" TargetMode="External"/><Relationship Id="rId27" Type="http://schemas.openxmlformats.org/officeDocument/2006/relationships/hyperlink" Target="https://app.dework.xyz/moondao/weekly-procedures-d/view/board-lch9bsxe?taskId=99f0bb12-c698-47df-81ce-97f44c59c3e1" TargetMode="External"/><Relationship Id="rId29" Type="http://schemas.openxmlformats.org/officeDocument/2006/relationships/hyperlink" Target="https://docs.google.com/document/d/1sucs5VkPOjvXxCqjKX9_iDs0EJwkVZT3EyQXAgwh6zs/edit?usp=sharing" TargetMode="External"/><Relationship Id="rId95" Type="http://schemas.openxmlformats.org/officeDocument/2006/relationships/hyperlink" Target="https://docs.google.com/spreadsheets/d/1pDS6bu4ude5g3h5USbIbiteqkw7Z3OB3seU9jlaW2aE/edit?usp=sharing" TargetMode="External"/><Relationship Id="rId94" Type="http://schemas.openxmlformats.org/officeDocument/2006/relationships/hyperlink" Target="https://docs.google.com/spreadsheets/d/1O1OFKk4VopFbHxTGgJJ2xa-WUDlBZRSnDsTslnOTYRk/edit?usp=sharing" TargetMode="External"/><Relationship Id="rId97" Type="http://schemas.openxmlformats.org/officeDocument/2006/relationships/hyperlink" Target="https://foresight.org/foresight-space-workshop-2023/" TargetMode="External"/><Relationship Id="rId96" Type="http://schemas.openxmlformats.org/officeDocument/2006/relationships/hyperlink" Target="https://en.wikipedia.org/wiki/Science_fiction_prototyping" TargetMode="External"/><Relationship Id="rId11" Type="http://schemas.openxmlformats.org/officeDocument/2006/relationships/hyperlink" Target="https://docs.google.com/presentation/d/1acp9mbNrzvdZZjU5Yuxus7_RBVvVWLw4Qaj0qmKpxVI/edit?usp=sharing" TargetMode="External"/><Relationship Id="rId99" Type="http://schemas.openxmlformats.org/officeDocument/2006/relationships/hyperlink" Target="https://docs.google.com/spreadsheets/d/1B8ieWsGTa0apZPnegVtLxlENuaITWgpMNit6C6TMFr0/edit?usp=sharing" TargetMode="External"/><Relationship Id="rId10" Type="http://schemas.openxmlformats.org/officeDocument/2006/relationships/hyperlink" Target="https://docs.google.com/spreadsheets/d/1irSgsKEVuSym14crbJWzttIzFu0PWDnzXHzXNiGB5Is/edit#gid=1275935435" TargetMode="External"/><Relationship Id="rId98" Type="http://schemas.openxmlformats.org/officeDocument/2006/relationships/hyperlink" Target="http://www.technovelgy.com/" TargetMode="External"/><Relationship Id="rId13" Type="http://schemas.openxmlformats.org/officeDocument/2006/relationships/hyperlink" Target="https://discord.com/channels/914720248140279868/1071299330138447933" TargetMode="External"/><Relationship Id="rId12" Type="http://schemas.openxmlformats.org/officeDocument/2006/relationships/hyperlink" Target="https://docs.google.com/document/d/1prh77ZUxx-e_5e1ntYupf8NlFOAZijckHSCXP_zQ1Lk/edit?usp=sharing" TargetMode="External"/><Relationship Id="rId91" Type="http://schemas.openxmlformats.org/officeDocument/2006/relationships/hyperlink" Target="https://drive.google.com/file/d/1dQdYei_F4Ln4PBq1aazTiiwQoDG9m1ya/view?usp=sharing" TargetMode="External"/><Relationship Id="rId90" Type="http://schemas.openxmlformats.org/officeDocument/2006/relationships/hyperlink" Target="https://drive.google.com/file/d/1ppQ-a8RO5dnN6HueynHcS2Ey0A7CzMZI/view?usp=sharing" TargetMode="External"/><Relationship Id="rId93" Type="http://schemas.openxmlformats.org/officeDocument/2006/relationships/hyperlink" Target="https://docs.google.com/spreadsheets/d/1h_AMZXO_X8nVkDLTgUuMEsILdErCVjuEVfTxKOHOKm4/edit?usp=sharing" TargetMode="External"/><Relationship Id="rId92" Type="http://schemas.openxmlformats.org/officeDocument/2006/relationships/hyperlink" Target="https://docs.google.com/spreadsheets/d/10FGWdD9HOkYqxsTHUDEgOy3lKk1GzQqzepsmOEl4UMw/edit?usp=sharing" TargetMode="External"/><Relationship Id="rId15" Type="http://schemas.openxmlformats.org/officeDocument/2006/relationships/hyperlink" Target="https://docs.google.com/spreadsheets/d/1ceShh6WKS7w4tTPhpqyX_OkdzVbYr5UA4b34_VMtP1U/edit#gid=2013124449" TargetMode="External"/><Relationship Id="rId14" Type="http://schemas.openxmlformats.org/officeDocument/2006/relationships/hyperlink" Target="https://docs.google.com/spreadsheets/d/1iStym4Y5hfGjBg4CITGleujqxsyAIPn5UI0HpjkuFmE/edit#gid=1095301022" TargetMode="External"/><Relationship Id="rId17" Type="http://schemas.openxmlformats.org/officeDocument/2006/relationships/hyperlink" Target="https://docs.google.com/document/d/1wNISm0sNAeOIJmYi6VVQmME9aUTjZruA_r7QbDKyyrk/edit?usp=sharing" TargetMode="External"/><Relationship Id="rId16" Type="http://schemas.openxmlformats.org/officeDocument/2006/relationships/hyperlink" Target="https://docs.google.com/spreadsheets/d/1qAgRl2U0zHYe3GBy_UhsF0kED66xJ6zD2U3e7XDE0ik/edit#gid=598933705" TargetMode="External"/><Relationship Id="rId19" Type="http://schemas.openxmlformats.org/officeDocument/2006/relationships/hyperlink" Target="https://fb.watch/jIqwLUHwIA/" TargetMode="External"/><Relationship Id="rId18" Type="http://schemas.openxmlformats.org/officeDocument/2006/relationships/hyperlink" Target="https://docs.google.com/document/d/16tYoSnkGms3gNJ3BGsKneMBXbaHBb51bSgAVlhE5A90/edit?usp=sharing" TargetMode="External"/><Relationship Id="rId84" Type="http://schemas.openxmlformats.org/officeDocument/2006/relationships/hyperlink" Target="https://docs.google.com/spreadsheets/d/1Qg9Smz1RNPweew23GNeo89pkzZBmY_iAiiiErNVzu5w/edit?usp=sharing" TargetMode="External"/><Relationship Id="rId83" Type="http://schemas.openxmlformats.org/officeDocument/2006/relationships/hyperlink" Target="https://docs.google.com/spreadsheets/d/1fU8zuG1EwzyZ0S4MisU-2DMZvgRVquPAdzep5ux5zts/edit?usp=sharing" TargetMode="External"/><Relationship Id="rId86" Type="http://schemas.openxmlformats.org/officeDocument/2006/relationships/hyperlink" Target="https://docs.google.com/spreadsheets/d/1IbnTbVJLrm7wyCXfg0wzUgKES3oDcnBl929QuUd73UQ/edit?usp=sharing" TargetMode="External"/><Relationship Id="rId85" Type="http://schemas.openxmlformats.org/officeDocument/2006/relationships/hyperlink" Target="https://docs.google.com/spreadsheets/d/1Lmd-AXkwvTWLqj9ExSfrxus4aJaPp5gArBcujmSgDzY/edit?usp=sharing" TargetMode="External"/><Relationship Id="rId88" Type="http://schemas.openxmlformats.org/officeDocument/2006/relationships/hyperlink" Target="https://docs.google.com/spreadsheets/d/1BFbqLX1-BNNKhPZAjrp4J4YGzs4EAuHccPcMYfxxGqU/edit?usp=sharing" TargetMode="External"/><Relationship Id="rId87" Type="http://schemas.openxmlformats.org/officeDocument/2006/relationships/hyperlink" Target="https://docs.google.com/document/d/1HluxQPkTHV7egQYpeDaoIXjXCLlEEQHbI8lceb7Nm04/edit?usp=sharing" TargetMode="External"/><Relationship Id="rId89" Type="http://schemas.openxmlformats.org/officeDocument/2006/relationships/hyperlink" Target="https://drive.google.com/drive/folders/1A5Pk1G07hFV0rHbrMQZAjag-AUREYz43?usp=sharing" TargetMode="External"/><Relationship Id="rId80" Type="http://schemas.openxmlformats.org/officeDocument/2006/relationships/hyperlink" Target="https://www.nasa.gov/sites/default/files/atoms/files/commercial_space_technology_roadmap.pdf" TargetMode="External"/><Relationship Id="rId82" Type="http://schemas.openxmlformats.org/officeDocument/2006/relationships/hyperlink" Target="https://docs.google.com/spreadsheets/d/14n5Dq9PH8y6bijEM1w7g5ztd3SlijUAxWQcGA0Yb0-Q/edit?usp=sharing" TargetMode="External"/><Relationship Id="rId81" Type="http://schemas.openxmlformats.org/officeDocument/2006/relationships/hyperlink" Target="https://github.com/DeSciWorldDAO/awesome-desc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geglqndMT6eyKV3ML30p5eW0EpTGgeMEHDljv1FvE2M/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uMaEwV-ttB9TuYiny5beXy_qAYBIgQ4xG6fMZxjE4YI/edit?usp=drive_web&amp;ouid=108251135146232016120" TargetMode="External"/><Relationship Id="rId8" Type="http://schemas.openxmlformats.org/officeDocument/2006/relationships/hyperlink" Target="https://docs.google.com/document/d/1E4VtthW7lEdYboaumkrlJ01hqf298wMu9qniqeNL0fA/edit" TargetMode="External"/><Relationship Id="rId73" Type="http://schemas.openxmlformats.org/officeDocument/2006/relationships/hyperlink" Target="https://docs.google.com/spreadsheets/d/1tSVsb64LpinBsq7W_pvyCeU9nmQO7x0JbbJOQakA9Ac/edit?usp=sharing" TargetMode="External"/><Relationship Id="rId72" Type="http://schemas.openxmlformats.org/officeDocument/2006/relationships/hyperlink" Target="https://docs.google.com/document/d/1LkTkXBQeJDUOOW9cz3jCnY9gh7_ftjA4iPV7kfE3vSQ/edit?usp=sharing" TargetMode="External"/><Relationship Id="rId75" Type="http://schemas.openxmlformats.org/officeDocument/2006/relationships/hyperlink" Target="https://drive.google.com/file/d/1UJIDjGMgtWL9cuQT3HhO6AiswUiOZ_5u/view?usp=sharing" TargetMode="External"/><Relationship Id="rId74" Type="http://schemas.openxmlformats.org/officeDocument/2006/relationships/hyperlink" Target="https://docs.google.com/document/d/1LSDjLuKZajuiStPK_ygJ9z7-NzQlRRoxVDwcQjyGDVg/edit?usp=sharing" TargetMode="External"/><Relationship Id="rId77" Type="http://schemas.openxmlformats.org/officeDocument/2006/relationships/hyperlink" Target="https://docs.google.com/spreadsheets/d/12EW9ecS3sgxKM_kijCYFXrQEODKX1MKO9ex8YczjSa0/edit?usp=sharing" TargetMode="External"/><Relationship Id="rId76" Type="http://schemas.openxmlformats.org/officeDocument/2006/relationships/hyperlink" Target="https://docs.google.com/document/d/1vAJfI8GptpxeccmmAhzQcFDclORHpOcK48QjfcSIl6U/edit?usp=sharing" TargetMode="External"/><Relationship Id="rId79" Type="http://schemas.openxmlformats.org/officeDocument/2006/relationships/hyperlink" Target="http://desci.world" TargetMode="External"/><Relationship Id="rId78" Type="http://schemas.openxmlformats.org/officeDocument/2006/relationships/hyperlink" Target="https://docs.google.com/spreadsheets/d/12JsoAJvMRc0G1MNd0fsrTUoa1tpag_9k9BGN6IExP70/edit?usp=sharing" TargetMode="External"/><Relationship Id="rId71" Type="http://schemas.openxmlformats.org/officeDocument/2006/relationships/hyperlink" Target="https://fb.watch/jIqwLUHwIA/" TargetMode="External"/><Relationship Id="rId70" Type="http://schemas.openxmlformats.org/officeDocument/2006/relationships/hyperlink" Target="https://docs.google.com/document/d/1wNISm0sNAeOIJmYi6VVQmME9aUTjZruA_r7QbDKyyrk/edit?usp=sharing" TargetMode="External"/><Relationship Id="rId62" Type="http://schemas.openxmlformats.org/officeDocument/2006/relationships/hyperlink" Target="https://docs.google.com/document/d/16tYoSnkGms3gNJ3BGsKneMBXbaHBb51bSgAVlhE5A90/edit?usp=sharing" TargetMode="External"/><Relationship Id="rId61" Type="http://schemas.openxmlformats.org/officeDocument/2006/relationships/hyperlink" Target="https://docs.google.com/document/d/1geglqndMT6eyKV3ML30p5eW0EpTGgeMEHDljv1FvE2M/edit" TargetMode="External"/><Relationship Id="rId64" Type="http://schemas.openxmlformats.org/officeDocument/2006/relationships/hyperlink" Target="https://discord.com/channels/914720248140279868/1072792384770949221" TargetMode="External"/><Relationship Id="rId63" Type="http://schemas.openxmlformats.org/officeDocument/2006/relationships/hyperlink" Target="https://docs.google.com/document/d/1M2918IUtOwIDtjKHLILuMrti4X9Ut_bIXIR7_Egy3_g/edit" TargetMode="External"/><Relationship Id="rId66" Type="http://schemas.openxmlformats.org/officeDocument/2006/relationships/hyperlink" Target="https://docs.google.com/document/d/1UffQxYC4cLDvRQKN8rRgDOFaiB21pMoDWpUKSJkslJ0/edit" TargetMode="External"/><Relationship Id="rId65" Type="http://schemas.openxmlformats.org/officeDocument/2006/relationships/hyperlink" Target="https://docs.google.com/document/d/1Ugitl19RM9hzOFw_8_4_bMfCOO30lEoeRSllPiyAgyY/edit#" TargetMode="External"/><Relationship Id="rId68" Type="http://schemas.openxmlformats.org/officeDocument/2006/relationships/hyperlink" Target="https://docs.google.com/document/d/1prh77ZUxx-e_5e1ntYupf8NlFOAZijckHSCXP_zQ1Lk/edit?usp=sharing" TargetMode="External"/><Relationship Id="rId67" Type="http://schemas.openxmlformats.org/officeDocument/2006/relationships/hyperlink" Target="https://docs.google.com/presentation/d/1acp9mbNrzvdZZjU5Yuxus7_RBVvVWLw4Qaj0qmKpxVI/edit?usp=sharing" TargetMode="External"/><Relationship Id="rId60" Type="http://schemas.openxmlformats.org/officeDocument/2006/relationships/hyperlink" Target="https://docs.google.com/document/d/1E4VtthW7lEdYboaumkrlJ01hqf298wMu9qniqeNL0fA/edit" TargetMode="External"/><Relationship Id="rId69" Type="http://schemas.openxmlformats.org/officeDocument/2006/relationships/hyperlink" Target="https://discord.com/channels/914720248140279868/1071299330138447933" TargetMode="External"/><Relationship Id="rId51" Type="http://schemas.openxmlformats.org/officeDocument/2006/relationships/hyperlink" Target="https://foresight.org/foresight-space-workshop-2023/" TargetMode="External"/><Relationship Id="rId50" Type="http://schemas.openxmlformats.org/officeDocument/2006/relationships/hyperlink" Target="https://en.wikipedia.org/wiki/Science_fiction_prototyping" TargetMode="External"/><Relationship Id="rId53" Type="http://schemas.openxmlformats.org/officeDocument/2006/relationships/hyperlink" Target="https://docs.google.com/spreadsheets/d/1B8ieWsGTa0apZPnegVtLxlENuaITWgpMNit6C6TMFr0/edit?usp=sharing" TargetMode="External"/><Relationship Id="rId52" Type="http://schemas.openxmlformats.org/officeDocument/2006/relationships/hyperlink" Target="http://www.technovelgy.com/" TargetMode="External"/><Relationship Id="rId55" Type="http://schemas.openxmlformats.org/officeDocument/2006/relationships/hyperlink" Target="https://docs.google.com/spreadsheets/d/131qXXv0ItSOKW2Qec0zQXVJt8N39-_rouQgHCNTDuUc/edit?usp=sharing" TargetMode="External"/><Relationship Id="rId54" Type="http://schemas.openxmlformats.org/officeDocument/2006/relationships/hyperlink" Target="https://docs.google.com/spreadsheets/d/1Sr4NS80s9VTzEKo4Tunhz_U6GJ5PGTanNSuSxQDtaWE/edit?usp=sharing" TargetMode="External"/><Relationship Id="rId57" Type="http://schemas.openxmlformats.org/officeDocument/2006/relationships/hyperlink" Target="https://docs.google.com/spreadsheets/d/1iStym4Y5hfGjBg4CITGleujqxsyAIPn5UI0HpjkuFmE/edit?usp=sharing" TargetMode="External"/><Relationship Id="rId56" Type="http://schemas.openxmlformats.org/officeDocument/2006/relationships/hyperlink" Target="https://www.wipo.int/technology-transfer/en/ip-policies.html" TargetMode="External"/><Relationship Id="rId59" Type="http://schemas.openxmlformats.org/officeDocument/2006/relationships/hyperlink" Target="https://docs.google.com/spreadsheets/d/1qAgRl2U0zHYe3GBy_UhsF0kED66xJ6zD2U3e7XDE0ik/edit?usp=sharing" TargetMode="External"/><Relationship Id="rId58" Type="http://schemas.openxmlformats.org/officeDocument/2006/relationships/hyperlink" Target="https://docs.google.com/spreadsheets/d/1ceShh6WKS7w4tTPhpqyX_OkdzVbYr5UA4b34_VMtP1U/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